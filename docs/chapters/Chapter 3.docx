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F1E29" w14:textId="77777777" w:rsidR="005A27D4" w:rsidRPr="002E48C9" w:rsidRDefault="005A27D4" w:rsidP="00C3583A">
      <w:pPr>
        <w:pStyle w:val="NormalWeb"/>
        <w:rPr>
          <w:rFonts w:ascii="Times" w:hAnsi="Times"/>
          <w:color w:val="000000" w:themeColor="text1"/>
          <w:sz w:val="28"/>
          <w:szCs w:val="28"/>
          <w:lang w:val="en-US"/>
        </w:rPr>
        <w:sectPr w:rsidR="005A27D4" w:rsidRPr="002E48C9" w:rsidSect="005A27D4">
          <w:footerReference w:type="even" r:id="rId7"/>
          <w:footerReference w:type="default" r:id="rId8"/>
          <w:pgSz w:w="11906" w:h="16838"/>
          <w:pgMar w:top="1440" w:right="1440" w:bottom="1440" w:left="1440" w:header="283" w:footer="283" w:gutter="0"/>
          <w:cols w:space="708"/>
          <w:docGrid w:linePitch="360"/>
        </w:sectPr>
      </w:pPr>
    </w:p>
    <w:p w14:paraId="461A4FF5" w14:textId="77777777" w:rsidR="00AC5BB4" w:rsidRPr="002E48C9" w:rsidRDefault="00AC5BB4" w:rsidP="00695150">
      <w:pPr>
        <w:pStyle w:val="NormalWeb"/>
        <w:rPr>
          <w:rFonts w:ascii="Times" w:hAnsi="Times"/>
          <w:color w:val="000000" w:themeColor="text1"/>
          <w:sz w:val="28"/>
          <w:szCs w:val="28"/>
          <w:lang w:val="en-US"/>
        </w:rPr>
        <w:sectPr w:rsidR="00AC5BB4" w:rsidRPr="002E48C9" w:rsidSect="00AC5BB4">
          <w:footerReference w:type="even" r:id="rId9"/>
          <w:footerReference w:type="default" r:id="rId10"/>
          <w:type w:val="continuous"/>
          <w:pgSz w:w="11906" w:h="16838"/>
          <w:pgMar w:top="1440" w:right="1440" w:bottom="1440" w:left="1440" w:header="283" w:footer="283" w:gutter="0"/>
          <w:cols w:space="708"/>
          <w:docGrid w:linePitch="360"/>
        </w:sectPr>
      </w:pPr>
    </w:p>
    <w:p w14:paraId="10D214C9" w14:textId="50050D35" w:rsidR="003A3D25" w:rsidRDefault="00164D7A" w:rsidP="00B76F3D">
      <w:pPr>
        <w:spacing w:line="360" w:lineRule="auto"/>
        <w:jc w:val="both"/>
        <w:rPr>
          <w:b/>
          <w:bCs/>
          <w:color w:val="000000" w:themeColor="text1"/>
          <w:sz w:val="32"/>
          <w:szCs w:val="32"/>
        </w:rPr>
      </w:pPr>
      <w:r w:rsidRPr="00164D7A">
        <w:rPr>
          <w:b/>
          <w:bCs/>
          <w:color w:val="000000" w:themeColor="text1"/>
          <w:sz w:val="32"/>
          <w:szCs w:val="32"/>
        </w:rPr>
        <w:t>Chapter 3</w:t>
      </w:r>
    </w:p>
    <w:p w14:paraId="1C3217A5" w14:textId="77777777" w:rsidR="0088049D" w:rsidRDefault="0088049D" w:rsidP="00B76F3D">
      <w:pPr>
        <w:spacing w:line="360" w:lineRule="auto"/>
        <w:jc w:val="both"/>
        <w:rPr>
          <w:b/>
          <w:bCs/>
          <w:color w:val="000000" w:themeColor="text1"/>
        </w:rPr>
      </w:pPr>
    </w:p>
    <w:p w14:paraId="6CD89865" w14:textId="4D5049F5" w:rsidR="0088049D" w:rsidRDefault="0088049D" w:rsidP="00B76F3D">
      <w:pPr>
        <w:spacing w:line="360" w:lineRule="auto"/>
        <w:jc w:val="both"/>
        <w:rPr>
          <w:b/>
          <w:bCs/>
          <w:color w:val="000000" w:themeColor="text1"/>
        </w:rPr>
      </w:pPr>
      <w:r w:rsidRPr="0088049D">
        <w:rPr>
          <w:b/>
          <w:bCs/>
          <w:color w:val="000000" w:themeColor="text1"/>
        </w:rPr>
        <w:t>Introduction</w:t>
      </w:r>
    </w:p>
    <w:p w14:paraId="5B7C5EDE" w14:textId="2BC30405" w:rsidR="0088049D" w:rsidRPr="0088049D" w:rsidRDefault="0088049D" w:rsidP="00B76F3D">
      <w:pPr>
        <w:spacing w:line="360" w:lineRule="auto"/>
        <w:jc w:val="both"/>
        <w:rPr>
          <w:color w:val="000000" w:themeColor="text1"/>
        </w:rPr>
      </w:pPr>
      <w:r w:rsidRPr="0088049D">
        <w:rPr>
          <w:color w:val="000000" w:themeColor="text1"/>
        </w:rPr>
        <w:t>In this chapter</w:t>
      </w:r>
      <w:r w:rsidR="00E957CE">
        <w:rPr>
          <w:color w:val="000000" w:themeColor="text1"/>
        </w:rPr>
        <w:t>,</w:t>
      </w:r>
      <w:r w:rsidRPr="0088049D">
        <w:rPr>
          <w:color w:val="000000" w:themeColor="text1"/>
        </w:rPr>
        <w:t xml:space="preserve"> we </w:t>
      </w:r>
      <w:r w:rsidR="00335E0E">
        <w:rPr>
          <w:color w:val="000000" w:themeColor="text1"/>
        </w:rPr>
        <w:t>discuss</w:t>
      </w:r>
      <w:r w:rsidR="00E957CE">
        <w:rPr>
          <w:color w:val="000000" w:themeColor="text1"/>
        </w:rPr>
        <w:t xml:space="preserve"> the </w:t>
      </w:r>
      <w:r w:rsidR="00AC7A48">
        <w:rPr>
          <w:color w:val="000000" w:themeColor="text1"/>
        </w:rPr>
        <w:t xml:space="preserve">data collection, </w:t>
      </w:r>
      <w:r w:rsidR="00613849">
        <w:rPr>
          <w:color w:val="000000" w:themeColor="text1"/>
        </w:rPr>
        <w:t xml:space="preserve">listing of data </w:t>
      </w:r>
      <w:r w:rsidR="00531DBB">
        <w:rPr>
          <w:color w:val="000000" w:themeColor="text1"/>
        </w:rPr>
        <w:t xml:space="preserve">properties and snapshot of collected dataset, </w:t>
      </w:r>
      <w:r w:rsidR="00AC7A48">
        <w:rPr>
          <w:color w:val="000000" w:themeColor="text1"/>
        </w:rPr>
        <w:t xml:space="preserve">data </w:t>
      </w:r>
      <w:r w:rsidR="00531DBB">
        <w:rPr>
          <w:color w:val="000000" w:themeColor="text1"/>
        </w:rPr>
        <w:t xml:space="preserve">manipulation and pre-processing, model selection and </w:t>
      </w:r>
      <w:r w:rsidR="00613849">
        <w:rPr>
          <w:color w:val="000000" w:themeColor="text1"/>
        </w:rPr>
        <w:t xml:space="preserve">brief description of </w:t>
      </w:r>
      <w:r w:rsidR="00531DBB">
        <w:rPr>
          <w:color w:val="000000" w:themeColor="text1"/>
        </w:rPr>
        <w:t>corresponding</w:t>
      </w:r>
      <w:r w:rsidR="00613849">
        <w:rPr>
          <w:color w:val="000000" w:themeColor="text1"/>
        </w:rPr>
        <w:t xml:space="preserve"> models</w:t>
      </w:r>
      <w:r w:rsidR="00531DBB">
        <w:rPr>
          <w:color w:val="000000" w:themeColor="text1"/>
        </w:rPr>
        <w:t>, algorithms of model building and training</w:t>
      </w:r>
      <w:r w:rsidR="00613849">
        <w:rPr>
          <w:color w:val="000000" w:themeColor="text1"/>
        </w:rPr>
        <w:t xml:space="preserve"> and</w:t>
      </w:r>
      <w:r w:rsidR="00531DBB">
        <w:rPr>
          <w:color w:val="000000" w:themeColor="text1"/>
        </w:rPr>
        <w:t xml:space="preserve">, </w:t>
      </w:r>
      <w:r w:rsidR="007906A3">
        <w:rPr>
          <w:color w:val="000000" w:themeColor="text1"/>
        </w:rPr>
        <w:t xml:space="preserve">generate uncertainty </w:t>
      </w:r>
      <w:r w:rsidR="00613849">
        <w:rPr>
          <w:color w:val="000000" w:themeColor="text1"/>
        </w:rPr>
        <w:t xml:space="preserve">from predicted </w:t>
      </w:r>
      <w:r w:rsidR="007906A3">
        <w:rPr>
          <w:color w:val="000000" w:themeColor="text1"/>
        </w:rPr>
        <w:t>data</w:t>
      </w:r>
      <w:r w:rsidR="00613849">
        <w:rPr>
          <w:color w:val="000000" w:themeColor="text1"/>
        </w:rPr>
        <w:t xml:space="preserve">, discuss </w:t>
      </w:r>
      <w:r w:rsidR="00613849" w:rsidRPr="00613849">
        <w:rPr>
          <w:color w:val="000000" w:themeColor="text1"/>
        </w:rPr>
        <w:t xml:space="preserve">tactics </w:t>
      </w:r>
      <w:r w:rsidR="00613849">
        <w:rPr>
          <w:color w:val="000000" w:themeColor="text1"/>
        </w:rPr>
        <w:t xml:space="preserve">of CA, </w:t>
      </w:r>
      <w:r w:rsidR="005805DD">
        <w:rPr>
          <w:color w:val="000000" w:themeColor="text1"/>
        </w:rPr>
        <w:t>mechanism of slicing streamgraph and replace with</w:t>
      </w:r>
      <w:r w:rsidR="007906A3">
        <w:rPr>
          <w:color w:val="000000" w:themeColor="text1"/>
        </w:rPr>
        <w:t xml:space="preserve"> </w:t>
      </w:r>
      <w:r w:rsidR="00613849">
        <w:rPr>
          <w:color w:val="000000" w:themeColor="text1"/>
        </w:rPr>
        <w:t>CA</w:t>
      </w:r>
      <w:r w:rsidR="005805DD">
        <w:rPr>
          <w:color w:val="000000" w:themeColor="text1"/>
        </w:rPr>
        <w:t xml:space="preserve"> representation, </w:t>
      </w:r>
      <w:r w:rsidR="00B965D2">
        <w:rPr>
          <w:color w:val="000000" w:themeColor="text1"/>
        </w:rPr>
        <w:t>show examples of uses of CA in real world charts.</w:t>
      </w:r>
    </w:p>
    <w:p w14:paraId="4E0A18D8" w14:textId="77777777" w:rsidR="0088049D" w:rsidRPr="0088049D" w:rsidRDefault="0088049D" w:rsidP="00B76F3D">
      <w:pPr>
        <w:spacing w:line="360" w:lineRule="auto"/>
        <w:jc w:val="both"/>
        <w:rPr>
          <w:b/>
          <w:bCs/>
          <w:color w:val="000000" w:themeColor="text1"/>
        </w:rPr>
      </w:pPr>
    </w:p>
    <w:p w14:paraId="6059C4FB" w14:textId="17726827" w:rsidR="0083398E" w:rsidRPr="002E48C9" w:rsidRDefault="003A3D25" w:rsidP="00B76F3D">
      <w:pPr>
        <w:spacing w:line="360" w:lineRule="auto"/>
        <w:rPr>
          <w:b/>
          <w:bCs/>
          <w:color w:val="000000" w:themeColor="text1"/>
          <w:lang w:val="en-US"/>
        </w:rPr>
      </w:pPr>
      <w:r w:rsidRPr="002E48C9">
        <w:rPr>
          <w:b/>
          <w:bCs/>
          <w:color w:val="000000" w:themeColor="text1"/>
        </w:rPr>
        <w:t>3</w:t>
      </w:r>
      <w:r w:rsidR="007C3C85">
        <w:rPr>
          <w:b/>
          <w:bCs/>
          <w:color w:val="000000" w:themeColor="text1"/>
        </w:rPr>
        <w:t>.1</w:t>
      </w:r>
      <w:r w:rsidR="0083398E" w:rsidRPr="002E48C9">
        <w:rPr>
          <w:b/>
          <w:bCs/>
          <w:color w:val="000000" w:themeColor="text1"/>
        </w:rPr>
        <w:tab/>
      </w:r>
      <w:r w:rsidR="0083398E" w:rsidRPr="002E48C9">
        <w:rPr>
          <w:b/>
          <w:bCs/>
          <w:color w:val="000000" w:themeColor="text1"/>
          <w:lang w:val="en-US"/>
        </w:rPr>
        <w:t>Data</w:t>
      </w:r>
    </w:p>
    <w:p w14:paraId="42280FA5" w14:textId="7BA66D07" w:rsidR="0083398E" w:rsidRPr="00866664" w:rsidRDefault="00B965D2" w:rsidP="00866664">
      <w:pPr>
        <w:spacing w:line="360" w:lineRule="auto"/>
        <w:jc w:val="both"/>
        <w:rPr>
          <w:rFonts w:ascii="Times" w:hAnsi="Times"/>
        </w:rPr>
      </w:pPr>
      <w:r w:rsidRPr="00866664">
        <w:rPr>
          <w:rFonts w:ascii="Times" w:hAnsi="Times"/>
          <w:color w:val="000000" w:themeColor="text1"/>
          <w:lang w:val="en-US"/>
        </w:rPr>
        <w:t>Authentic d</w:t>
      </w:r>
      <w:r w:rsidR="00357AD6" w:rsidRPr="00866664">
        <w:rPr>
          <w:rFonts w:ascii="Times" w:hAnsi="Times"/>
          <w:color w:val="000000" w:themeColor="text1"/>
          <w:lang w:val="en-US"/>
        </w:rPr>
        <w:t xml:space="preserve">ata is the most important </w:t>
      </w:r>
      <w:r w:rsidRPr="00866664">
        <w:rPr>
          <w:rFonts w:ascii="Times" w:hAnsi="Times"/>
          <w:color w:val="000000" w:themeColor="text1"/>
          <w:lang w:val="en-US"/>
        </w:rPr>
        <w:t>part</w:t>
      </w:r>
      <w:r w:rsidR="00357AD6" w:rsidRPr="00866664">
        <w:rPr>
          <w:rFonts w:ascii="Times" w:hAnsi="Times"/>
          <w:color w:val="000000" w:themeColor="text1"/>
          <w:lang w:val="en-US"/>
        </w:rPr>
        <w:t xml:space="preserve"> in th</w:t>
      </w:r>
      <w:r w:rsidRPr="00866664">
        <w:rPr>
          <w:rFonts w:ascii="Times" w:hAnsi="Times"/>
          <w:color w:val="000000" w:themeColor="text1"/>
          <w:lang w:val="en-US"/>
        </w:rPr>
        <w:t xml:space="preserve">e data visualization </w:t>
      </w:r>
      <w:r w:rsidR="00357AD6" w:rsidRPr="00866664">
        <w:rPr>
          <w:rFonts w:ascii="Times" w:hAnsi="Times"/>
          <w:color w:val="000000" w:themeColor="text1"/>
          <w:lang w:val="en-US"/>
        </w:rPr>
        <w:t>research</w:t>
      </w:r>
      <w:r w:rsidR="00866664" w:rsidRPr="00866664">
        <w:rPr>
          <w:rFonts w:ascii="Times" w:hAnsi="Times"/>
          <w:color w:val="000000" w:themeColor="text1"/>
          <w:lang w:val="en-US"/>
        </w:rPr>
        <w:t>. W</w:t>
      </w:r>
      <w:r w:rsidR="006F4215" w:rsidRPr="00866664">
        <w:rPr>
          <w:rFonts w:ascii="Times" w:hAnsi="Times"/>
          <w:color w:val="000000" w:themeColor="text1"/>
          <w:lang w:val="en-US"/>
        </w:rPr>
        <w:t xml:space="preserve">ithout </w:t>
      </w:r>
      <w:r w:rsidR="00866664" w:rsidRPr="00866664">
        <w:rPr>
          <w:rFonts w:ascii="Times" w:hAnsi="Times"/>
          <w:color w:val="000000" w:themeColor="text1"/>
          <w:lang w:val="en-US"/>
        </w:rPr>
        <w:t xml:space="preserve">having an authentic dataset research cannot be started properly and </w:t>
      </w:r>
      <w:r w:rsidR="006F4215" w:rsidRPr="00866664">
        <w:rPr>
          <w:rFonts w:ascii="Times" w:hAnsi="Times"/>
          <w:color w:val="000000"/>
        </w:rPr>
        <w:t xml:space="preserve">without </w:t>
      </w:r>
      <w:r w:rsidR="00866664" w:rsidRPr="00866664">
        <w:rPr>
          <w:rFonts w:ascii="Times" w:hAnsi="Times"/>
          <w:color w:val="000000"/>
        </w:rPr>
        <w:t xml:space="preserve">following </w:t>
      </w:r>
      <w:r w:rsidR="006F4215" w:rsidRPr="00866664">
        <w:rPr>
          <w:rFonts w:ascii="Times" w:hAnsi="Times"/>
          <w:color w:val="000000"/>
        </w:rPr>
        <w:t>a smart data preparation strategy</w:t>
      </w:r>
      <w:r w:rsidR="00866664" w:rsidRPr="00866664">
        <w:rPr>
          <w:rFonts w:ascii="Times" w:hAnsi="Times"/>
          <w:color w:val="000000"/>
        </w:rPr>
        <w:t xml:space="preserve"> such as</w:t>
      </w:r>
      <w:r w:rsidR="006F4215" w:rsidRPr="00866664">
        <w:rPr>
          <w:rFonts w:ascii="Times" w:hAnsi="Times"/>
          <w:color w:val="000000"/>
        </w:rPr>
        <w:t xml:space="preserve"> clean</w:t>
      </w:r>
      <w:r w:rsidR="001276DE">
        <w:rPr>
          <w:rFonts w:ascii="Times" w:hAnsi="Times"/>
          <w:color w:val="000000"/>
        </w:rPr>
        <w:t>ing</w:t>
      </w:r>
      <w:r w:rsidR="006F4215" w:rsidRPr="00866664">
        <w:rPr>
          <w:rFonts w:ascii="Times" w:hAnsi="Times"/>
          <w:color w:val="000000"/>
        </w:rPr>
        <w:t>, validat</w:t>
      </w:r>
      <w:r w:rsidR="001276DE">
        <w:rPr>
          <w:rFonts w:ascii="Times" w:hAnsi="Times"/>
          <w:color w:val="000000"/>
        </w:rPr>
        <w:t>ing</w:t>
      </w:r>
      <w:r w:rsidR="006F4215" w:rsidRPr="00866664">
        <w:rPr>
          <w:rFonts w:ascii="Times" w:hAnsi="Times"/>
          <w:color w:val="000000"/>
        </w:rPr>
        <w:t>, and consolidat</w:t>
      </w:r>
      <w:r w:rsidR="001276DE">
        <w:rPr>
          <w:rFonts w:ascii="Times" w:hAnsi="Times"/>
          <w:color w:val="000000"/>
        </w:rPr>
        <w:t>ing</w:t>
      </w:r>
      <w:r w:rsidR="006F4215" w:rsidRPr="00866664">
        <w:rPr>
          <w:rFonts w:ascii="Times" w:hAnsi="Times"/>
          <w:color w:val="000000"/>
        </w:rPr>
        <w:t xml:space="preserve"> raw data </w:t>
      </w:r>
      <w:r w:rsidR="00866664" w:rsidRPr="00866664">
        <w:rPr>
          <w:rFonts w:ascii="Times" w:hAnsi="Times"/>
          <w:color w:val="000000"/>
        </w:rPr>
        <w:t xml:space="preserve">in </w:t>
      </w:r>
      <w:r w:rsidR="006F4215" w:rsidRPr="00866664">
        <w:rPr>
          <w:rFonts w:ascii="Times" w:hAnsi="Times"/>
          <w:color w:val="000000"/>
        </w:rPr>
        <w:t xml:space="preserve">the right way, </w:t>
      </w:r>
      <w:r w:rsidR="00866664" w:rsidRPr="00866664">
        <w:rPr>
          <w:rFonts w:ascii="Times" w:hAnsi="Times"/>
          <w:color w:val="000000"/>
        </w:rPr>
        <w:t>research cannot succeed in the long run.</w:t>
      </w:r>
    </w:p>
    <w:p w14:paraId="66DFD660" w14:textId="77777777" w:rsidR="00357AD6" w:rsidRPr="002E48C9" w:rsidRDefault="00357AD6" w:rsidP="00B76F3D">
      <w:pPr>
        <w:spacing w:line="360" w:lineRule="auto"/>
        <w:rPr>
          <w:rFonts w:ascii="Times" w:hAnsi="Times"/>
          <w:color w:val="000000" w:themeColor="text1"/>
          <w:lang w:val="en-US"/>
        </w:rPr>
      </w:pPr>
    </w:p>
    <w:p w14:paraId="5AA9E4AB" w14:textId="2AB3B835" w:rsidR="0083398E" w:rsidRPr="00DC6021" w:rsidRDefault="0083398E" w:rsidP="00DC6021">
      <w:pPr>
        <w:spacing w:line="360" w:lineRule="auto"/>
        <w:jc w:val="both"/>
        <w:rPr>
          <w:rFonts w:ascii="Times" w:hAnsi="Times"/>
        </w:rPr>
      </w:pPr>
      <w:r w:rsidRPr="002E48C9">
        <w:rPr>
          <w:rFonts w:ascii="Times" w:hAnsi="Times"/>
          <w:b/>
          <w:bCs/>
          <w:color w:val="000000" w:themeColor="text1"/>
          <w:lang w:val="en-US"/>
        </w:rPr>
        <w:t>3.</w:t>
      </w:r>
      <w:r w:rsidR="005345FD">
        <w:rPr>
          <w:rFonts w:ascii="Times" w:hAnsi="Times"/>
          <w:b/>
          <w:bCs/>
          <w:color w:val="000000" w:themeColor="text1"/>
          <w:lang w:val="en-US"/>
        </w:rPr>
        <w:t>1</w:t>
      </w:r>
      <w:r w:rsidR="007C3C85">
        <w:rPr>
          <w:rFonts w:ascii="Times" w:hAnsi="Times"/>
          <w:b/>
          <w:bCs/>
          <w:color w:val="000000" w:themeColor="text1"/>
          <w:lang w:val="en-US"/>
        </w:rPr>
        <w:t>.1</w:t>
      </w:r>
      <w:r w:rsidRPr="002E48C9">
        <w:rPr>
          <w:rFonts w:ascii="Times" w:hAnsi="Times"/>
          <w:b/>
          <w:bCs/>
          <w:color w:val="000000" w:themeColor="text1"/>
          <w:lang w:val="en-US"/>
        </w:rPr>
        <w:tab/>
        <w:t>Data Collection</w:t>
      </w:r>
      <w:r w:rsidR="00DC6021">
        <w:rPr>
          <w:rFonts w:ascii="Times" w:hAnsi="Times"/>
          <w:b/>
          <w:bCs/>
          <w:color w:val="000000" w:themeColor="text1"/>
          <w:lang w:val="en-US"/>
        </w:rPr>
        <w:tab/>
      </w:r>
      <w:r w:rsidRPr="002E48C9">
        <w:rPr>
          <w:rFonts w:ascii="Times" w:hAnsi="Times"/>
          <w:b/>
          <w:bCs/>
          <w:color w:val="000000" w:themeColor="text1"/>
          <w:lang w:val="en-US"/>
        </w:rPr>
        <w:t xml:space="preserve"> </w:t>
      </w:r>
      <w:r w:rsidR="00A766DD">
        <w:rPr>
          <w:rFonts w:ascii="Times" w:hAnsi="Times"/>
          <w:b/>
          <w:bCs/>
          <w:color w:val="000000" w:themeColor="text1"/>
          <w:lang w:val="en-US"/>
        </w:rPr>
        <w:br/>
      </w:r>
      <w:r w:rsidR="00A766DD" w:rsidRPr="00DC6021">
        <w:rPr>
          <w:rFonts w:ascii="Times" w:hAnsi="Times" w:cs="Arial"/>
          <w:color w:val="202124"/>
          <w:shd w:val="clear" w:color="auto" w:fill="FFFFFF"/>
        </w:rPr>
        <w:t>Data collection is the process of gathering</w:t>
      </w:r>
      <w:r w:rsidR="00DC6021">
        <w:rPr>
          <w:rFonts w:ascii="Times" w:hAnsi="Times" w:cs="Arial"/>
          <w:color w:val="202124"/>
          <w:shd w:val="clear" w:color="auto" w:fill="FFFFFF"/>
        </w:rPr>
        <w:t xml:space="preserve">, </w:t>
      </w:r>
      <w:r w:rsidR="00A766DD" w:rsidRPr="00DC6021">
        <w:rPr>
          <w:rFonts w:ascii="Times" w:hAnsi="Times" w:cs="Arial"/>
          <w:color w:val="202124"/>
          <w:shd w:val="clear" w:color="auto" w:fill="FFFFFF"/>
        </w:rPr>
        <w:t>measuring</w:t>
      </w:r>
      <w:r w:rsidR="00DC6021">
        <w:rPr>
          <w:rFonts w:ascii="Times" w:hAnsi="Times" w:cs="Arial"/>
          <w:color w:val="202124"/>
          <w:shd w:val="clear" w:color="auto" w:fill="FFFFFF"/>
        </w:rPr>
        <w:t>, and analyzing accurate</w:t>
      </w:r>
      <w:r w:rsidR="00A766DD" w:rsidRPr="00DC6021">
        <w:rPr>
          <w:rFonts w:ascii="Times" w:hAnsi="Times" w:cs="Arial"/>
          <w:color w:val="202124"/>
          <w:shd w:val="clear" w:color="auto" w:fill="FFFFFF"/>
        </w:rPr>
        <w:t xml:space="preserve"> information on variables of interest, in an established systematic </w:t>
      </w:r>
      <w:r w:rsidR="00DC6021">
        <w:rPr>
          <w:rFonts w:ascii="Times" w:hAnsi="Times" w:cs="Arial"/>
          <w:color w:val="202124"/>
          <w:shd w:val="clear" w:color="auto" w:fill="FFFFFF"/>
        </w:rPr>
        <w:t>manner</w:t>
      </w:r>
      <w:r w:rsidR="00A766DD" w:rsidRPr="00DC6021">
        <w:rPr>
          <w:rFonts w:ascii="Times" w:hAnsi="Times" w:cs="Arial"/>
          <w:color w:val="202124"/>
          <w:shd w:val="clear" w:color="auto" w:fill="FFFFFF"/>
        </w:rPr>
        <w:t xml:space="preserve"> that enables one to </w:t>
      </w:r>
      <w:r w:rsidR="00DC6021">
        <w:rPr>
          <w:rFonts w:ascii="Times" w:hAnsi="Times" w:cs="Arial"/>
          <w:color w:val="202124"/>
          <w:shd w:val="clear" w:color="auto" w:fill="FFFFFF"/>
        </w:rPr>
        <w:t>pursue one to conduct research in right direction</w:t>
      </w:r>
      <w:r w:rsidR="00A766DD" w:rsidRPr="00DC6021">
        <w:rPr>
          <w:rFonts w:ascii="Times" w:hAnsi="Times"/>
        </w:rPr>
        <w:t xml:space="preserve">. </w:t>
      </w:r>
      <w:r w:rsidR="006F4215" w:rsidRPr="00DC6021">
        <w:rPr>
          <w:rFonts w:ascii="Times" w:hAnsi="Times"/>
          <w:color w:val="000000" w:themeColor="text1"/>
          <w:lang w:val="en-US"/>
        </w:rPr>
        <w:t>Due to the global impact of pandemic</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different </w:t>
      </w:r>
      <w:r w:rsidR="00E051E2" w:rsidRPr="00DC6021">
        <w:rPr>
          <w:rFonts w:ascii="Times" w:hAnsi="Times"/>
          <w:color w:val="000000" w:themeColor="text1"/>
          <w:lang w:val="en-US"/>
        </w:rPr>
        <w:t>individuals</w:t>
      </w:r>
      <w:r w:rsidR="006F4215" w:rsidRPr="00DC6021">
        <w:rPr>
          <w:rFonts w:ascii="Times" w:hAnsi="Times"/>
          <w:color w:val="000000" w:themeColor="text1"/>
          <w:lang w:val="en-US"/>
        </w:rPr>
        <w:t xml:space="preserve">, </w:t>
      </w:r>
      <w:r w:rsidR="00E051E2" w:rsidRPr="00DC6021">
        <w:rPr>
          <w:rFonts w:ascii="Times" w:hAnsi="Times"/>
          <w:color w:val="000000" w:themeColor="text1"/>
          <w:lang w:val="en-US"/>
        </w:rPr>
        <w:t>organizations, or governments</w:t>
      </w:r>
      <w:r w:rsidR="006F4215" w:rsidRPr="00DC6021">
        <w:rPr>
          <w:rFonts w:ascii="Times" w:hAnsi="Times"/>
          <w:color w:val="000000" w:themeColor="text1"/>
          <w:lang w:val="en-US"/>
        </w:rPr>
        <w:t xml:space="preserve"> are storing data in their own way. After going through different repositories</w:t>
      </w:r>
      <w:r w:rsidR="00E051E2" w:rsidRPr="00DC6021">
        <w:rPr>
          <w:rFonts w:ascii="Times" w:hAnsi="Times"/>
          <w:color w:val="000000" w:themeColor="text1"/>
          <w:lang w:val="en-US"/>
        </w:rPr>
        <w:t>,</w:t>
      </w:r>
      <w:r w:rsidR="006F4215" w:rsidRPr="00DC6021">
        <w:rPr>
          <w:rFonts w:ascii="Times" w:hAnsi="Times"/>
          <w:color w:val="000000" w:themeColor="text1"/>
          <w:lang w:val="en-US"/>
        </w:rPr>
        <w:t xml:space="preserve"> we found that the complete and </w:t>
      </w:r>
      <w:r w:rsidR="00E051E2" w:rsidRPr="00DC6021">
        <w:rPr>
          <w:rFonts w:ascii="Times" w:hAnsi="Times"/>
          <w:color w:val="000000" w:themeColor="text1"/>
          <w:lang w:val="en-US"/>
        </w:rPr>
        <w:t>authentic data</w:t>
      </w:r>
      <w:r w:rsidR="006F4215" w:rsidRPr="00DC6021">
        <w:rPr>
          <w:rFonts w:ascii="Times" w:hAnsi="Times"/>
          <w:color w:val="000000" w:themeColor="text1"/>
          <w:lang w:val="en-US"/>
        </w:rPr>
        <w:t xml:space="preserve"> is </w:t>
      </w:r>
      <w:r w:rsidRPr="00DC6021">
        <w:rPr>
          <w:rFonts w:ascii="Times" w:hAnsi="Times"/>
          <w:color w:val="000000" w:themeColor="text1"/>
          <w:lang w:val="en-US"/>
        </w:rPr>
        <w:t xml:space="preserve">bundled </w:t>
      </w:r>
      <w:r w:rsidR="006F4215" w:rsidRPr="00DC6021">
        <w:rPr>
          <w:rFonts w:ascii="Times" w:hAnsi="Times"/>
          <w:color w:val="000000" w:themeColor="text1"/>
          <w:lang w:val="en-US"/>
        </w:rPr>
        <w:t>in</w:t>
      </w:r>
      <w:r w:rsidR="0093112E" w:rsidRPr="00DC6021">
        <w:rPr>
          <w:rFonts w:ascii="Times" w:hAnsi="Times"/>
          <w:color w:val="000000" w:themeColor="text1"/>
          <w:lang w:val="en-US"/>
        </w:rPr>
        <w:t xml:space="preserve"> ourworldindata.org</w:t>
      </w:r>
      <w:r w:rsidR="00E051E2" w:rsidRPr="00DC6021">
        <w:rPr>
          <w:rFonts w:ascii="Times" w:hAnsi="Times"/>
          <w:color w:val="000000" w:themeColor="text1"/>
          <w:lang w:val="en-US"/>
        </w:rPr>
        <w:t xml:space="preserve"> at csv format</w:t>
      </w:r>
      <w:r w:rsidRPr="00DC6021">
        <w:rPr>
          <w:rFonts w:ascii="Times" w:hAnsi="Times"/>
          <w:color w:val="000000" w:themeColor="text1"/>
          <w:lang w:val="en-US"/>
        </w:rPr>
        <w:t xml:space="preserve">. The following table shows the list of fields/properties of each record where many of them </w:t>
      </w:r>
      <w:r w:rsidR="0093112E" w:rsidRPr="00DC6021">
        <w:rPr>
          <w:rFonts w:ascii="Times" w:hAnsi="Times"/>
          <w:color w:val="000000" w:themeColor="text1"/>
          <w:lang w:val="en-US"/>
        </w:rPr>
        <w:t>are not relevant to</w:t>
      </w:r>
      <w:r w:rsidRPr="00DC6021">
        <w:rPr>
          <w:rFonts w:ascii="Times" w:hAnsi="Times"/>
          <w:color w:val="000000" w:themeColor="text1"/>
          <w:lang w:val="en-US"/>
        </w:rPr>
        <w:t xml:space="preserve"> our research. For example: date, location, new_cases, total_cases are some of the useful attributes bolded in the following table.</w:t>
      </w:r>
    </w:p>
    <w:p w14:paraId="42B64D10" w14:textId="77777777" w:rsidR="0083398E" w:rsidRPr="002E48C9" w:rsidRDefault="0083398E" w:rsidP="00B76F3D">
      <w:pPr>
        <w:spacing w:line="360" w:lineRule="auto"/>
        <w:rPr>
          <w:rFonts w:ascii="Times" w:hAnsi="Times"/>
          <w:color w:val="000000" w:themeColor="text1"/>
          <w:lang w:val="en-US"/>
        </w:rPr>
      </w:pPr>
    </w:p>
    <w:tbl>
      <w:tblPr>
        <w:tblStyle w:val="TableGrid"/>
        <w:tblW w:w="0" w:type="auto"/>
        <w:tblLayout w:type="fixed"/>
        <w:tblLook w:val="04A0" w:firstRow="1" w:lastRow="0" w:firstColumn="1" w:lastColumn="0" w:noHBand="0" w:noVBand="1"/>
      </w:tblPr>
      <w:tblGrid>
        <w:gridCol w:w="3397"/>
        <w:gridCol w:w="2694"/>
        <w:gridCol w:w="2835"/>
      </w:tblGrid>
      <w:tr w:rsidR="002E48C9" w:rsidRPr="002E48C9" w14:paraId="6ABDD61B" w14:textId="77777777" w:rsidTr="00B42C09">
        <w:tc>
          <w:tcPr>
            <w:tcW w:w="3397" w:type="dxa"/>
          </w:tcPr>
          <w:p w14:paraId="66B72997"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iso_code</w:t>
            </w:r>
            <w:proofErr w:type="spellEnd"/>
          </w:p>
        </w:tc>
        <w:tc>
          <w:tcPr>
            <w:tcW w:w="2694" w:type="dxa"/>
          </w:tcPr>
          <w:p w14:paraId="1BC36A5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continent</w:t>
            </w:r>
          </w:p>
        </w:tc>
        <w:tc>
          <w:tcPr>
            <w:tcW w:w="2835" w:type="dxa"/>
          </w:tcPr>
          <w:p w14:paraId="32D32EF9"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location</w:t>
            </w:r>
          </w:p>
        </w:tc>
      </w:tr>
      <w:tr w:rsidR="002E48C9" w:rsidRPr="002E48C9" w14:paraId="74A4968F" w14:textId="77777777" w:rsidTr="00B42C09">
        <w:tc>
          <w:tcPr>
            <w:tcW w:w="3397" w:type="dxa"/>
          </w:tcPr>
          <w:p w14:paraId="0FCBA6DF"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date</w:t>
            </w:r>
          </w:p>
        </w:tc>
        <w:tc>
          <w:tcPr>
            <w:tcW w:w="2694" w:type="dxa"/>
          </w:tcPr>
          <w:p w14:paraId="12CD836B"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total_cases</w:t>
            </w:r>
          </w:p>
        </w:tc>
        <w:tc>
          <w:tcPr>
            <w:tcW w:w="2835" w:type="dxa"/>
          </w:tcPr>
          <w:p w14:paraId="71376181"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new_cases</w:t>
            </w:r>
          </w:p>
        </w:tc>
      </w:tr>
      <w:tr w:rsidR="002E48C9" w:rsidRPr="002E48C9" w14:paraId="735999CF" w14:textId="77777777" w:rsidTr="00B42C09">
        <w:tc>
          <w:tcPr>
            <w:tcW w:w="3397" w:type="dxa"/>
          </w:tcPr>
          <w:p w14:paraId="6930E029"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new_cases_smoothed</w:t>
            </w:r>
            <w:proofErr w:type="spellEnd"/>
          </w:p>
        </w:tc>
        <w:tc>
          <w:tcPr>
            <w:tcW w:w="2694" w:type="dxa"/>
          </w:tcPr>
          <w:p w14:paraId="13147A9C" w14:textId="77777777" w:rsidR="0083398E" w:rsidRPr="002E48C9" w:rsidRDefault="0083398E" w:rsidP="00B76F3D">
            <w:pPr>
              <w:spacing w:line="360" w:lineRule="auto"/>
              <w:rPr>
                <w:rFonts w:ascii="Times" w:hAnsi="Times"/>
                <w:b/>
                <w:bCs/>
                <w:color w:val="000000" w:themeColor="text1"/>
              </w:rPr>
            </w:pPr>
            <w:proofErr w:type="spellStart"/>
            <w:r w:rsidRPr="002E48C9">
              <w:rPr>
                <w:rFonts w:ascii="Times" w:hAnsi="Times"/>
                <w:b/>
                <w:bCs/>
                <w:color w:val="000000" w:themeColor="text1"/>
              </w:rPr>
              <w:t>total_deaths</w:t>
            </w:r>
            <w:proofErr w:type="spellEnd"/>
          </w:p>
        </w:tc>
        <w:tc>
          <w:tcPr>
            <w:tcW w:w="2835" w:type="dxa"/>
          </w:tcPr>
          <w:p w14:paraId="13B073DD" w14:textId="77777777" w:rsidR="0083398E" w:rsidRPr="002E48C9" w:rsidRDefault="0083398E" w:rsidP="00B76F3D">
            <w:pPr>
              <w:spacing w:line="360" w:lineRule="auto"/>
              <w:rPr>
                <w:rFonts w:ascii="Times" w:hAnsi="Times"/>
                <w:b/>
                <w:bCs/>
                <w:color w:val="000000" w:themeColor="text1"/>
              </w:rPr>
            </w:pPr>
            <w:r w:rsidRPr="002E48C9">
              <w:rPr>
                <w:rFonts w:ascii="Times" w:hAnsi="Times"/>
                <w:b/>
                <w:bCs/>
                <w:color w:val="000000" w:themeColor="text1"/>
              </w:rPr>
              <w:t>new_deaths</w:t>
            </w:r>
          </w:p>
        </w:tc>
      </w:tr>
      <w:tr w:rsidR="002E48C9" w:rsidRPr="002E48C9" w14:paraId="779C420F" w14:textId="77777777" w:rsidTr="00B42C09">
        <w:tc>
          <w:tcPr>
            <w:tcW w:w="3397" w:type="dxa"/>
          </w:tcPr>
          <w:p w14:paraId="4F6E80B3"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new_deaths_smoothe</w:t>
            </w:r>
            <w:proofErr w:type="spellEnd"/>
            <w:r w:rsidRPr="002E48C9">
              <w:rPr>
                <w:rFonts w:ascii="Times" w:hAnsi="Times"/>
                <w:color w:val="000000" w:themeColor="text1"/>
                <w:lang w:val="en-US"/>
              </w:rPr>
              <w:t>d</w:t>
            </w:r>
          </w:p>
        </w:tc>
        <w:tc>
          <w:tcPr>
            <w:tcW w:w="2694" w:type="dxa"/>
          </w:tcPr>
          <w:p w14:paraId="5D4C3F72"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total_cases_per_million</w:t>
            </w:r>
            <w:proofErr w:type="spellEnd"/>
          </w:p>
        </w:tc>
        <w:tc>
          <w:tcPr>
            <w:tcW w:w="2835" w:type="dxa"/>
          </w:tcPr>
          <w:p w14:paraId="512AF23F" w14:textId="77777777" w:rsidR="0083398E" w:rsidRPr="002E48C9" w:rsidRDefault="0083398E" w:rsidP="00B76F3D">
            <w:pPr>
              <w:spacing w:line="360" w:lineRule="auto"/>
              <w:rPr>
                <w:rFonts w:ascii="Times" w:hAnsi="Times"/>
                <w:color w:val="000000" w:themeColor="text1"/>
              </w:rPr>
            </w:pPr>
            <w:proofErr w:type="spellStart"/>
            <w:r w:rsidRPr="002E48C9">
              <w:rPr>
                <w:rFonts w:ascii="Times" w:hAnsi="Times"/>
                <w:color w:val="000000" w:themeColor="text1"/>
              </w:rPr>
              <w:t>new_cases_per_million</w:t>
            </w:r>
            <w:proofErr w:type="spellEnd"/>
          </w:p>
        </w:tc>
      </w:tr>
      <w:tr w:rsidR="002E48C9" w:rsidRPr="002E48C9" w14:paraId="2027F03C" w14:textId="77777777" w:rsidTr="00B42C09">
        <w:tc>
          <w:tcPr>
            <w:tcW w:w="3397" w:type="dxa"/>
          </w:tcPr>
          <w:p w14:paraId="409F3E3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lastRenderedPageBreak/>
              <w:t>new_cases_smoothed_per_million</w:t>
            </w:r>
          </w:p>
        </w:tc>
        <w:tc>
          <w:tcPr>
            <w:tcW w:w="2694" w:type="dxa"/>
          </w:tcPr>
          <w:p w14:paraId="3822E574" w14:textId="77777777" w:rsidR="0083398E" w:rsidRPr="002E48C9" w:rsidRDefault="0083398E" w:rsidP="00B76F3D">
            <w:pPr>
              <w:spacing w:line="360" w:lineRule="auto"/>
              <w:rPr>
                <w:rFonts w:ascii="Times" w:hAnsi="Times"/>
                <w:color w:val="000000" w:themeColor="text1"/>
                <w:lang w:val="en-US"/>
              </w:rPr>
            </w:pPr>
            <w:r w:rsidRPr="002E48C9">
              <w:rPr>
                <w:rFonts w:ascii="Times" w:hAnsi="Times"/>
                <w:color w:val="000000" w:themeColor="text1"/>
              </w:rPr>
              <w:t>population_density</w:t>
            </w:r>
          </w:p>
        </w:tc>
        <w:tc>
          <w:tcPr>
            <w:tcW w:w="2835" w:type="dxa"/>
          </w:tcPr>
          <w:p w14:paraId="2DC95754"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new_deaths_per_million</w:t>
            </w:r>
          </w:p>
        </w:tc>
      </w:tr>
      <w:tr w:rsidR="002E48C9" w:rsidRPr="002E48C9" w14:paraId="3F06A591" w14:textId="77777777" w:rsidTr="00B42C09">
        <w:tc>
          <w:tcPr>
            <w:tcW w:w="3397" w:type="dxa"/>
          </w:tcPr>
          <w:p w14:paraId="3737E28C"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new_deaths_smoothed_per_million</w:t>
            </w:r>
          </w:p>
        </w:tc>
        <w:tc>
          <w:tcPr>
            <w:tcW w:w="2694" w:type="dxa"/>
          </w:tcPr>
          <w:p w14:paraId="75FAE9E6"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stringency_index</w:t>
            </w:r>
          </w:p>
        </w:tc>
        <w:tc>
          <w:tcPr>
            <w:tcW w:w="2835" w:type="dxa"/>
          </w:tcPr>
          <w:p w14:paraId="35EC22FA" w14:textId="77777777" w:rsidR="0083398E" w:rsidRPr="00516276" w:rsidRDefault="0083398E" w:rsidP="00B76F3D">
            <w:pPr>
              <w:spacing w:line="360" w:lineRule="auto"/>
              <w:rPr>
                <w:rFonts w:ascii="Times" w:hAnsi="Times"/>
                <w:color w:val="000000" w:themeColor="text1"/>
              </w:rPr>
            </w:pPr>
            <w:r w:rsidRPr="00516276">
              <w:rPr>
                <w:rFonts w:ascii="Times" w:hAnsi="Times"/>
                <w:color w:val="000000" w:themeColor="text1"/>
              </w:rPr>
              <w:t>population</w:t>
            </w:r>
          </w:p>
        </w:tc>
      </w:tr>
      <w:tr w:rsidR="002E48C9" w:rsidRPr="002E48C9" w14:paraId="02594C74" w14:textId="77777777" w:rsidTr="00B42C09">
        <w:tc>
          <w:tcPr>
            <w:tcW w:w="3397" w:type="dxa"/>
          </w:tcPr>
          <w:p w14:paraId="7D0A6FDB"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new_cases_smoothed_per_million</w:t>
            </w:r>
          </w:p>
        </w:tc>
        <w:tc>
          <w:tcPr>
            <w:tcW w:w="2694" w:type="dxa"/>
          </w:tcPr>
          <w:p w14:paraId="14723001"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median_age</w:t>
            </w:r>
          </w:p>
        </w:tc>
        <w:tc>
          <w:tcPr>
            <w:tcW w:w="2835" w:type="dxa"/>
          </w:tcPr>
          <w:p w14:paraId="7BA84B2F"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aged_65_older</w:t>
            </w:r>
          </w:p>
        </w:tc>
      </w:tr>
      <w:tr w:rsidR="002E48C9" w:rsidRPr="002E48C9" w14:paraId="502761A9" w14:textId="77777777" w:rsidTr="00B42C09">
        <w:tc>
          <w:tcPr>
            <w:tcW w:w="3397" w:type="dxa"/>
          </w:tcPr>
          <w:p w14:paraId="36D6B3B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aged_70_older</w:t>
            </w:r>
          </w:p>
        </w:tc>
        <w:tc>
          <w:tcPr>
            <w:tcW w:w="2694" w:type="dxa"/>
          </w:tcPr>
          <w:p w14:paraId="65B94873"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gdp_per_capita</w:t>
            </w:r>
          </w:p>
        </w:tc>
        <w:tc>
          <w:tcPr>
            <w:tcW w:w="2835" w:type="dxa"/>
          </w:tcPr>
          <w:p w14:paraId="101D53E0"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extreme_poverty</w:t>
            </w:r>
          </w:p>
        </w:tc>
      </w:tr>
      <w:tr w:rsidR="002E48C9" w:rsidRPr="002E48C9" w14:paraId="3FB5A77E" w14:textId="77777777" w:rsidTr="00B42C09">
        <w:tc>
          <w:tcPr>
            <w:tcW w:w="3397" w:type="dxa"/>
          </w:tcPr>
          <w:p w14:paraId="11DA6D75"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cardiovasc_death_rate</w:t>
            </w:r>
          </w:p>
        </w:tc>
        <w:tc>
          <w:tcPr>
            <w:tcW w:w="2694" w:type="dxa"/>
          </w:tcPr>
          <w:p w14:paraId="03A5EBE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diabetes_prevalence</w:t>
            </w:r>
          </w:p>
        </w:tc>
        <w:tc>
          <w:tcPr>
            <w:tcW w:w="2835" w:type="dxa"/>
          </w:tcPr>
          <w:p w14:paraId="0F580B49"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female_smokers</w:t>
            </w:r>
          </w:p>
        </w:tc>
      </w:tr>
      <w:tr w:rsidR="002E48C9" w:rsidRPr="002E48C9" w14:paraId="0D457406" w14:textId="77777777" w:rsidTr="00B42C09">
        <w:tc>
          <w:tcPr>
            <w:tcW w:w="3397" w:type="dxa"/>
          </w:tcPr>
          <w:p w14:paraId="36E75A8D"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male_smokers</w:t>
            </w:r>
          </w:p>
        </w:tc>
        <w:tc>
          <w:tcPr>
            <w:tcW w:w="2694" w:type="dxa"/>
          </w:tcPr>
          <w:p w14:paraId="64899B8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handwashing_facilities</w:t>
            </w:r>
          </w:p>
        </w:tc>
        <w:tc>
          <w:tcPr>
            <w:tcW w:w="2835" w:type="dxa"/>
          </w:tcPr>
          <w:p w14:paraId="0E206EC0"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hospital_beds_per_thousand</w:t>
            </w:r>
          </w:p>
        </w:tc>
      </w:tr>
      <w:tr w:rsidR="002E48C9" w:rsidRPr="002E48C9" w14:paraId="023A4AAB" w14:textId="77777777" w:rsidTr="00B42C09">
        <w:tc>
          <w:tcPr>
            <w:tcW w:w="3397" w:type="dxa"/>
          </w:tcPr>
          <w:p w14:paraId="3C80CD77"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life_expectancy</w:t>
            </w:r>
          </w:p>
        </w:tc>
        <w:tc>
          <w:tcPr>
            <w:tcW w:w="2694" w:type="dxa"/>
          </w:tcPr>
          <w:p w14:paraId="34572C6B" w14:textId="77777777" w:rsidR="0083398E" w:rsidRPr="002E48C9" w:rsidRDefault="0083398E" w:rsidP="00B76F3D">
            <w:pPr>
              <w:spacing w:line="360" w:lineRule="auto"/>
              <w:rPr>
                <w:rFonts w:ascii="Times" w:hAnsi="Times"/>
                <w:color w:val="000000" w:themeColor="text1"/>
              </w:rPr>
            </w:pPr>
            <w:r w:rsidRPr="002E48C9">
              <w:rPr>
                <w:rFonts w:ascii="Times" w:hAnsi="Times"/>
                <w:color w:val="000000" w:themeColor="text1"/>
              </w:rPr>
              <w:t>human_development_index</w:t>
            </w:r>
          </w:p>
        </w:tc>
        <w:tc>
          <w:tcPr>
            <w:tcW w:w="2835" w:type="dxa"/>
          </w:tcPr>
          <w:p w14:paraId="0F4FC4B7" w14:textId="77777777" w:rsidR="0083398E" w:rsidRPr="002E48C9" w:rsidRDefault="0083398E" w:rsidP="00B76F3D">
            <w:pPr>
              <w:spacing w:line="360" w:lineRule="auto"/>
              <w:rPr>
                <w:rFonts w:ascii="Times" w:hAnsi="Times"/>
                <w:color w:val="000000" w:themeColor="text1"/>
              </w:rPr>
            </w:pPr>
          </w:p>
        </w:tc>
      </w:tr>
    </w:tbl>
    <w:p w14:paraId="114F3FB7" w14:textId="6720B8D7" w:rsidR="0083398E" w:rsidRPr="002E48C9" w:rsidRDefault="00357AD6" w:rsidP="00B76F3D">
      <w:pPr>
        <w:spacing w:line="360" w:lineRule="auto"/>
        <w:jc w:val="both"/>
        <w:rPr>
          <w:rFonts w:ascii="Times" w:eastAsiaTheme="minorHAnsi" w:hAnsi="Times" w:cstheme="minorBidi"/>
          <w:color w:val="000000" w:themeColor="text1"/>
          <w:lang w:val="en-US" w:eastAsia="en-US"/>
        </w:rPr>
      </w:pPr>
      <w:r w:rsidRPr="002E48C9">
        <w:rPr>
          <w:rFonts w:ascii="Times" w:eastAsiaTheme="minorHAnsi" w:hAnsi="Times" w:cstheme="minorBidi"/>
          <w:color w:val="000000" w:themeColor="text1"/>
          <w:lang w:val="en-US" w:eastAsia="en-US"/>
        </w:rPr>
        <w:br/>
      </w:r>
      <w:r w:rsidR="0083398E" w:rsidRPr="002E48C9">
        <w:rPr>
          <w:rFonts w:ascii="Times" w:eastAsiaTheme="minorHAnsi" w:hAnsi="Times" w:cstheme="minorBidi"/>
          <w:color w:val="000000" w:themeColor="text1"/>
          <w:lang w:val="en-US" w:eastAsia="en-US"/>
        </w:rPr>
        <w:t>Table-1: COVID Data property list</w:t>
      </w:r>
      <w:r w:rsidR="0083398E" w:rsidRPr="002E48C9">
        <w:rPr>
          <w:rFonts w:ascii="Times" w:eastAsiaTheme="minorHAnsi" w:hAnsi="Times" w:cstheme="minorBidi"/>
          <w:color w:val="000000" w:themeColor="text1"/>
          <w:lang w:val="en-US" w:eastAsia="en-US"/>
        </w:rPr>
        <w:tab/>
      </w:r>
      <w:r w:rsidR="0083398E" w:rsidRPr="002E48C9">
        <w:rPr>
          <w:rFonts w:ascii="Times" w:eastAsiaTheme="minorHAnsi" w:hAnsi="Times" w:cstheme="minorBidi"/>
          <w:color w:val="000000" w:themeColor="text1"/>
          <w:lang w:val="en-US" w:eastAsia="en-US"/>
        </w:rPr>
        <w:br/>
      </w:r>
    </w:p>
    <w:p w14:paraId="4CB4387C" w14:textId="77777777" w:rsidR="00A53E80" w:rsidRPr="002E48C9" w:rsidRDefault="00A53E80" w:rsidP="00B76F3D">
      <w:pPr>
        <w:spacing w:line="360" w:lineRule="auto"/>
        <w:jc w:val="both"/>
        <w:rPr>
          <w:rFonts w:ascii="Times" w:eastAsiaTheme="minorHAnsi" w:hAnsi="Times" w:cstheme="minorBidi"/>
          <w:color w:val="000000" w:themeColor="text1"/>
          <w:lang w:val="en-US" w:eastAsia="en-US"/>
        </w:rPr>
      </w:pPr>
    </w:p>
    <w:p w14:paraId="284C0ECD" w14:textId="00F25B71" w:rsidR="0083398E" w:rsidRPr="002E48C9" w:rsidRDefault="0083398E" w:rsidP="00B76F3D">
      <w:pPr>
        <w:spacing w:line="360" w:lineRule="auto"/>
        <w:jc w:val="both"/>
        <w:rPr>
          <w:rFonts w:ascii="Times" w:eastAsiaTheme="minorHAnsi" w:hAnsi="Times" w:cstheme="minorBidi"/>
          <w:b/>
          <w:bCs/>
          <w:color w:val="000000" w:themeColor="text1"/>
          <w:lang w:val="en-US" w:eastAsia="en-US"/>
        </w:rPr>
      </w:pPr>
      <w:r w:rsidRPr="002E48C9">
        <w:rPr>
          <w:rFonts w:ascii="Times" w:eastAsiaTheme="minorHAnsi" w:hAnsi="Times" w:cstheme="minorBidi"/>
          <w:b/>
          <w:bCs/>
          <w:color w:val="000000" w:themeColor="text1"/>
          <w:lang w:val="en-US" w:eastAsia="en-US"/>
        </w:rPr>
        <w:t>3.1.2</w:t>
      </w:r>
      <w:r w:rsidRPr="002E48C9">
        <w:rPr>
          <w:rFonts w:ascii="Times" w:eastAsiaTheme="minorHAnsi" w:hAnsi="Times" w:cstheme="minorBidi"/>
          <w:b/>
          <w:bCs/>
          <w:color w:val="000000" w:themeColor="text1"/>
          <w:lang w:val="en-US" w:eastAsia="en-US"/>
        </w:rPr>
        <w:tab/>
        <w:t>Sample Data</w:t>
      </w:r>
    </w:p>
    <w:p w14:paraId="08E08540" w14:textId="065C6CEB" w:rsidR="0083398E" w:rsidRPr="002E48C9" w:rsidRDefault="0083398E" w:rsidP="00B76F3D">
      <w:pPr>
        <w:spacing w:line="360" w:lineRule="auto"/>
        <w:rPr>
          <w:rFonts w:ascii="Times" w:hAnsi="Times"/>
          <w:b/>
          <w:bCs/>
          <w:noProof/>
          <w:color w:val="000000" w:themeColor="text1"/>
          <w:lang w:val="en-US"/>
        </w:rPr>
      </w:pPr>
      <w:r w:rsidRPr="002E48C9">
        <w:rPr>
          <w:rFonts w:ascii="Times" w:hAnsi="Times"/>
          <w:b/>
          <w:bCs/>
          <w:noProof/>
          <w:color w:val="000000" w:themeColor="text1"/>
          <w:lang w:val="en-US"/>
        </w:rPr>
        <w:drawing>
          <wp:inline distT="0" distB="0" distL="0" distR="0" wp14:anchorId="28649343" wp14:editId="35722EDB">
            <wp:extent cx="5731510" cy="4273550"/>
            <wp:effectExtent l="0" t="0" r="0" b="6350"/>
            <wp:docPr id="50" name="Picture 50" descr="A picture containing text,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 applian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4273550"/>
                    </a:xfrm>
                    <a:prstGeom prst="rect">
                      <a:avLst/>
                    </a:prstGeom>
                  </pic:spPr>
                </pic:pic>
              </a:graphicData>
            </a:graphic>
          </wp:inline>
        </w:drawing>
      </w:r>
    </w:p>
    <w:p w14:paraId="2286937E" w14:textId="5D9141BC" w:rsidR="0083398E" w:rsidRPr="002E48C9" w:rsidRDefault="00357AD6" w:rsidP="00B76F3D">
      <w:pPr>
        <w:spacing w:line="360" w:lineRule="auto"/>
        <w:rPr>
          <w:rFonts w:ascii="Times" w:hAnsi="Times"/>
          <w:noProof/>
          <w:color w:val="000000" w:themeColor="text1"/>
          <w:lang w:val="en-US"/>
        </w:rPr>
      </w:pPr>
      <w:r w:rsidRPr="002E48C9">
        <w:rPr>
          <w:rFonts w:ascii="Times" w:hAnsi="Times"/>
          <w:noProof/>
          <w:color w:val="000000" w:themeColor="text1"/>
          <w:lang w:val="en-US"/>
        </w:rPr>
        <w:lastRenderedPageBreak/>
        <w:t>Table-2: screenshot of sample data</w:t>
      </w:r>
    </w:p>
    <w:p w14:paraId="2893B126" w14:textId="77777777" w:rsidR="003E0EA2" w:rsidRPr="002E48C9" w:rsidRDefault="003E0EA2" w:rsidP="00B76F3D">
      <w:pPr>
        <w:spacing w:line="360" w:lineRule="auto"/>
        <w:rPr>
          <w:rFonts w:ascii="Times" w:hAnsi="Times"/>
          <w:noProof/>
          <w:color w:val="000000" w:themeColor="text1"/>
          <w:lang w:val="en-US"/>
        </w:rPr>
      </w:pPr>
    </w:p>
    <w:p w14:paraId="58405894" w14:textId="0C10E9EB" w:rsidR="00341436" w:rsidRPr="002E48C9" w:rsidRDefault="003E0EA2" w:rsidP="00613119">
      <w:pPr>
        <w:spacing w:line="360" w:lineRule="auto"/>
        <w:jc w:val="both"/>
        <w:rPr>
          <w:rFonts w:ascii="Times" w:hAnsi="Times"/>
          <w:noProof/>
          <w:color w:val="000000" w:themeColor="text1"/>
          <w:lang w:val="en-US"/>
        </w:rPr>
      </w:pPr>
      <w:r w:rsidRPr="002E48C9">
        <w:rPr>
          <w:rFonts w:ascii="Times" w:hAnsi="Times"/>
          <w:noProof/>
          <w:color w:val="000000" w:themeColor="text1"/>
          <w:lang w:val="en-US"/>
        </w:rPr>
        <w:t>In the above Table-2</w:t>
      </w:r>
      <w:r w:rsidR="00613119" w:rsidRPr="002E48C9">
        <w:rPr>
          <w:rFonts w:ascii="Times" w:hAnsi="Times"/>
          <w:noProof/>
          <w:color w:val="000000" w:themeColor="text1"/>
          <w:lang w:val="en-US"/>
        </w:rPr>
        <w:t>,</w:t>
      </w:r>
      <w:r w:rsidRPr="002E48C9">
        <w:rPr>
          <w:rFonts w:ascii="Times" w:hAnsi="Times"/>
          <w:noProof/>
          <w:color w:val="000000" w:themeColor="text1"/>
          <w:lang w:val="en-US"/>
        </w:rPr>
        <w:t xml:space="preserve"> </w:t>
      </w:r>
      <w:r w:rsidR="00D74864">
        <w:rPr>
          <w:rFonts w:ascii="Times" w:hAnsi="Times"/>
          <w:noProof/>
          <w:color w:val="000000" w:themeColor="text1"/>
          <w:lang w:val="en-US"/>
        </w:rPr>
        <w:t xml:space="preserve"> it</w:t>
      </w:r>
      <w:r w:rsidRPr="002E48C9">
        <w:rPr>
          <w:rFonts w:ascii="Times" w:hAnsi="Times"/>
          <w:noProof/>
          <w:color w:val="000000" w:themeColor="text1"/>
          <w:lang w:val="en-US"/>
        </w:rPr>
        <w:t xml:space="preserve"> show</w:t>
      </w:r>
      <w:r w:rsidR="00D74864">
        <w:rPr>
          <w:rFonts w:ascii="Times" w:hAnsi="Times"/>
          <w:noProof/>
          <w:color w:val="000000" w:themeColor="text1"/>
          <w:lang w:val="en-US"/>
        </w:rPr>
        <w:t>s</w:t>
      </w:r>
      <w:r w:rsidRPr="002E48C9">
        <w:rPr>
          <w:rFonts w:ascii="Times" w:hAnsi="Times"/>
          <w:noProof/>
          <w:color w:val="000000" w:themeColor="text1"/>
          <w:lang w:val="en-US"/>
        </w:rPr>
        <w:t xml:space="preserve"> only a snapshot of whole data</w:t>
      </w:r>
      <w:r w:rsidR="00613119" w:rsidRPr="002E48C9">
        <w:rPr>
          <w:rFonts w:ascii="Times" w:hAnsi="Times"/>
          <w:noProof/>
          <w:color w:val="000000" w:themeColor="text1"/>
          <w:lang w:val="en-US"/>
        </w:rPr>
        <w:t>set</w:t>
      </w:r>
      <w:r w:rsidRPr="002E48C9">
        <w:rPr>
          <w:rFonts w:ascii="Times" w:hAnsi="Times"/>
          <w:noProof/>
          <w:color w:val="000000" w:themeColor="text1"/>
          <w:lang w:val="en-US"/>
        </w:rPr>
        <w:t xml:space="preserve"> where there are hundreds of thousands of records for Covid data for more than 237 countries and territories. Though there are numerous fields in the data</w:t>
      </w:r>
      <w:r w:rsidR="00613119" w:rsidRPr="002E48C9">
        <w:rPr>
          <w:rFonts w:ascii="Times" w:hAnsi="Times"/>
          <w:noProof/>
          <w:color w:val="000000" w:themeColor="text1"/>
          <w:lang w:val="en-US"/>
        </w:rPr>
        <w:t xml:space="preserve">, </w:t>
      </w:r>
      <w:r w:rsidRPr="002E48C9">
        <w:rPr>
          <w:rFonts w:ascii="Times" w:hAnsi="Times"/>
          <w:noProof/>
          <w:color w:val="000000" w:themeColor="text1"/>
          <w:lang w:val="en-US"/>
        </w:rPr>
        <w:t>we only needed few of them as listed in previous section.</w:t>
      </w:r>
      <w:r w:rsidR="00613119" w:rsidRPr="002E48C9">
        <w:rPr>
          <w:rFonts w:ascii="Times" w:hAnsi="Times"/>
          <w:noProof/>
          <w:color w:val="000000" w:themeColor="text1"/>
          <w:lang w:val="en-US"/>
        </w:rPr>
        <w:t xml:space="preserve"> The dataset is collected as a excel file which includes daily occurances and/or counts of all properties. The total_* fields like total_cases, total_deaths, etc are cumulative and so every day that is updated with previous day’s counts. Data is ordered by date and name of the country correspondingly. If there is no value</w:t>
      </w:r>
      <w:r w:rsidR="009D3E90" w:rsidRPr="002E48C9">
        <w:rPr>
          <w:rFonts w:ascii="Times" w:hAnsi="Times"/>
          <w:noProof/>
          <w:color w:val="000000" w:themeColor="text1"/>
          <w:lang w:val="en-US"/>
        </w:rPr>
        <w:t xml:space="preserve"> in a cell</w:t>
      </w:r>
      <w:r w:rsidR="00613119" w:rsidRPr="002E48C9">
        <w:rPr>
          <w:rFonts w:ascii="Times" w:hAnsi="Times"/>
          <w:noProof/>
          <w:color w:val="000000" w:themeColor="text1"/>
          <w:lang w:val="en-US"/>
        </w:rPr>
        <w:t xml:space="preserve"> for certain date </w:t>
      </w:r>
      <w:r w:rsidR="00D74864">
        <w:rPr>
          <w:rFonts w:ascii="Times" w:hAnsi="Times"/>
          <w:noProof/>
          <w:color w:val="000000" w:themeColor="text1"/>
          <w:lang w:val="en-US"/>
        </w:rPr>
        <w:t>for a</w:t>
      </w:r>
      <w:r w:rsidR="00613119" w:rsidRPr="002E48C9">
        <w:rPr>
          <w:rFonts w:ascii="Times" w:hAnsi="Times"/>
          <w:noProof/>
          <w:color w:val="000000" w:themeColor="text1"/>
          <w:lang w:val="en-US"/>
        </w:rPr>
        <w:t xml:space="preserve"> country</w:t>
      </w:r>
      <w:r w:rsidR="00D74864">
        <w:rPr>
          <w:rFonts w:ascii="Times" w:hAnsi="Times"/>
          <w:noProof/>
          <w:color w:val="000000" w:themeColor="text1"/>
          <w:lang w:val="en-US"/>
        </w:rPr>
        <w:t xml:space="preserve">, </w:t>
      </w:r>
      <w:r w:rsidR="00613119" w:rsidRPr="002E48C9">
        <w:rPr>
          <w:rFonts w:ascii="Times" w:hAnsi="Times"/>
          <w:noProof/>
          <w:color w:val="000000" w:themeColor="text1"/>
          <w:lang w:val="en-US"/>
        </w:rPr>
        <w:t>that cell is kept empty, so that is needed to handle during data processing.</w:t>
      </w:r>
    </w:p>
    <w:p w14:paraId="74379B88" w14:textId="77777777" w:rsidR="00341436" w:rsidRPr="002E48C9" w:rsidRDefault="00341436" w:rsidP="00B76F3D">
      <w:pPr>
        <w:spacing w:line="360" w:lineRule="auto"/>
        <w:rPr>
          <w:rFonts w:ascii="Times" w:hAnsi="Times"/>
          <w:noProof/>
          <w:color w:val="000000" w:themeColor="text1"/>
          <w:lang w:val="en-US"/>
        </w:rPr>
      </w:pPr>
    </w:p>
    <w:p w14:paraId="1CFFCD96" w14:textId="05C47917" w:rsidR="003A3D25" w:rsidRPr="002E48C9" w:rsidRDefault="0083398E" w:rsidP="00B76F3D">
      <w:pPr>
        <w:spacing w:line="360" w:lineRule="auto"/>
        <w:rPr>
          <w:b/>
          <w:bCs/>
          <w:color w:val="000000" w:themeColor="text1"/>
          <w:sz w:val="28"/>
          <w:szCs w:val="28"/>
        </w:rPr>
      </w:pPr>
      <w:r w:rsidRPr="002E48C9">
        <w:rPr>
          <w:b/>
          <w:bCs/>
          <w:color w:val="000000" w:themeColor="text1"/>
          <w:sz w:val="28"/>
          <w:szCs w:val="28"/>
          <w:lang w:val="en-US"/>
        </w:rPr>
        <w:t>3.2</w:t>
      </w:r>
      <w:r w:rsidRPr="002E48C9">
        <w:rPr>
          <w:b/>
          <w:bCs/>
          <w:color w:val="000000" w:themeColor="text1"/>
          <w:sz w:val="28"/>
          <w:szCs w:val="28"/>
          <w:lang w:val="en-US"/>
        </w:rPr>
        <w:tab/>
      </w:r>
      <w:r w:rsidR="003A3D25" w:rsidRPr="002E48C9">
        <w:rPr>
          <w:rFonts w:ascii="Times" w:hAnsi="Times"/>
          <w:b/>
          <w:bCs/>
          <w:color w:val="000000" w:themeColor="text1"/>
          <w:lang w:val="en-US"/>
        </w:rPr>
        <w:t>Machine Learning</w:t>
      </w:r>
      <w:r w:rsidR="003D6EF6">
        <w:rPr>
          <w:rFonts w:ascii="Times" w:hAnsi="Times"/>
          <w:b/>
          <w:bCs/>
          <w:color w:val="000000" w:themeColor="text1"/>
          <w:lang w:val="en-US"/>
        </w:rPr>
        <w:t xml:space="preserve"> </w:t>
      </w:r>
      <w:r w:rsidR="00E9258B">
        <w:rPr>
          <w:rFonts w:ascii="Times" w:hAnsi="Times"/>
          <w:b/>
          <w:bCs/>
          <w:color w:val="000000" w:themeColor="text1"/>
          <w:lang w:val="en-US"/>
        </w:rPr>
        <w:t xml:space="preserve">Algorithms </w:t>
      </w:r>
    </w:p>
    <w:p w14:paraId="4E088CCC" w14:textId="37B82E73" w:rsidR="00A35956" w:rsidRPr="002E48C9" w:rsidRDefault="001D4464" w:rsidP="00613119">
      <w:pPr>
        <w:spacing w:line="360" w:lineRule="auto"/>
        <w:jc w:val="both"/>
        <w:rPr>
          <w:rFonts w:ascii="Times" w:hAnsi="Times"/>
          <w:color w:val="000000" w:themeColor="text1"/>
          <w:lang w:val="en-US"/>
        </w:rPr>
      </w:pPr>
      <w:r>
        <w:rPr>
          <w:rFonts w:ascii="Times" w:hAnsi="Times"/>
          <w:color w:val="000000" w:themeColor="text1"/>
          <w:lang w:val="en-US"/>
        </w:rPr>
        <w:t>Alt</w:t>
      </w:r>
      <w:r w:rsidR="003A3D25" w:rsidRPr="002E48C9">
        <w:rPr>
          <w:rFonts w:ascii="Times" w:hAnsi="Times"/>
          <w:color w:val="000000" w:themeColor="text1"/>
          <w:lang w:val="en-US"/>
        </w:rPr>
        <w:t xml:space="preserve">hough we have not done anything </w:t>
      </w:r>
      <w:r w:rsidR="00341436" w:rsidRPr="002E48C9">
        <w:rPr>
          <w:rFonts w:ascii="Times" w:hAnsi="Times"/>
          <w:color w:val="000000" w:themeColor="text1"/>
          <w:lang w:val="en-US"/>
        </w:rPr>
        <w:t>novel</w:t>
      </w:r>
      <w:r w:rsidR="003A3D25" w:rsidRPr="002E48C9">
        <w:rPr>
          <w:rFonts w:ascii="Times" w:hAnsi="Times"/>
          <w:color w:val="000000" w:themeColor="text1"/>
          <w:lang w:val="en-US"/>
        </w:rPr>
        <w:t xml:space="preserve"> in machine learning domain, it is </w:t>
      </w:r>
      <w:r w:rsidR="00341436" w:rsidRPr="002E48C9">
        <w:rPr>
          <w:rFonts w:ascii="Times" w:hAnsi="Times"/>
          <w:color w:val="000000" w:themeColor="text1"/>
          <w:lang w:val="en-US"/>
        </w:rPr>
        <w:t>necessary</w:t>
      </w:r>
      <w:r w:rsidR="003A3D25" w:rsidRPr="002E48C9">
        <w:rPr>
          <w:rFonts w:ascii="Times" w:hAnsi="Times"/>
          <w:color w:val="000000" w:themeColor="text1"/>
          <w:lang w:val="en-US"/>
        </w:rPr>
        <w:t xml:space="preserve"> to briefly introduce the salient </w:t>
      </w:r>
      <w:r w:rsidR="007258A2">
        <w:rPr>
          <w:rFonts w:ascii="Times" w:hAnsi="Times"/>
          <w:color w:val="000000" w:themeColor="text1"/>
          <w:lang w:val="en-US"/>
        </w:rPr>
        <w:t>algorithms</w:t>
      </w:r>
      <w:r w:rsidR="003A3D25" w:rsidRPr="002E48C9">
        <w:rPr>
          <w:rFonts w:ascii="Times" w:hAnsi="Times"/>
          <w:color w:val="000000" w:themeColor="text1"/>
          <w:lang w:val="en-US"/>
        </w:rPr>
        <w:t xml:space="preserve"> that </w:t>
      </w:r>
      <w:r w:rsidR="00203DD6">
        <w:rPr>
          <w:rFonts w:ascii="Times" w:hAnsi="Times"/>
          <w:color w:val="000000" w:themeColor="text1"/>
          <w:lang w:val="en-US"/>
        </w:rPr>
        <w:t>have</w:t>
      </w:r>
      <w:r w:rsidR="003A3D25" w:rsidRPr="002E48C9">
        <w:rPr>
          <w:rFonts w:ascii="Times" w:hAnsi="Times"/>
          <w:color w:val="000000" w:themeColor="text1"/>
          <w:lang w:val="en-US"/>
        </w:rPr>
        <w:t xml:space="preserve"> used in our research to </w:t>
      </w:r>
      <w:r w:rsidR="009A6C01" w:rsidRPr="002E48C9">
        <w:rPr>
          <w:rFonts w:ascii="Times" w:hAnsi="Times"/>
          <w:color w:val="000000" w:themeColor="text1"/>
          <w:lang w:val="en-US"/>
        </w:rPr>
        <w:t xml:space="preserve">process the available data and </w:t>
      </w:r>
      <w:r w:rsidR="003A3D25" w:rsidRPr="002E48C9">
        <w:rPr>
          <w:rFonts w:ascii="Times" w:hAnsi="Times"/>
          <w:color w:val="000000" w:themeColor="text1"/>
          <w:lang w:val="en-US"/>
        </w:rPr>
        <w:t xml:space="preserve">generate the </w:t>
      </w:r>
      <w:r>
        <w:rPr>
          <w:rFonts w:ascii="Times" w:hAnsi="Times"/>
          <w:color w:val="000000" w:themeColor="text1"/>
          <w:lang w:val="en-US"/>
        </w:rPr>
        <w:t xml:space="preserve">uncertainties </w:t>
      </w:r>
      <w:r w:rsidR="007258A2">
        <w:rPr>
          <w:rFonts w:ascii="Times" w:hAnsi="Times"/>
          <w:color w:val="000000" w:themeColor="text1"/>
          <w:lang w:val="en-US"/>
        </w:rPr>
        <w:t>of</w:t>
      </w:r>
      <w:r>
        <w:rPr>
          <w:rFonts w:ascii="Times" w:hAnsi="Times"/>
          <w:color w:val="000000" w:themeColor="text1"/>
          <w:lang w:val="en-US"/>
        </w:rPr>
        <w:t xml:space="preserve"> predict</w:t>
      </w:r>
      <w:r w:rsidR="007258A2">
        <w:rPr>
          <w:rFonts w:ascii="Times" w:hAnsi="Times"/>
          <w:color w:val="000000" w:themeColor="text1"/>
          <w:lang w:val="en-US"/>
        </w:rPr>
        <w:t>ions</w:t>
      </w:r>
      <w:r>
        <w:rPr>
          <w:rFonts w:ascii="Times" w:hAnsi="Times"/>
          <w:color w:val="000000" w:themeColor="text1"/>
          <w:lang w:val="en-US"/>
        </w:rPr>
        <w:t xml:space="preserve"> since uncertainty representation is our prime concern.</w:t>
      </w:r>
    </w:p>
    <w:p w14:paraId="018CD31E" w14:textId="44F3FFA3" w:rsidR="003A3D25" w:rsidRPr="002E48C9" w:rsidRDefault="003A3D25" w:rsidP="00B76F3D">
      <w:pPr>
        <w:spacing w:line="360" w:lineRule="auto"/>
        <w:rPr>
          <w:rFonts w:ascii="Times" w:hAnsi="Times"/>
          <w:color w:val="000000" w:themeColor="text1"/>
          <w:lang w:val="en-US"/>
        </w:rPr>
      </w:pPr>
    </w:p>
    <w:p w14:paraId="6A955A74" w14:textId="1F9CFE4D" w:rsidR="00B00EE7" w:rsidRPr="002E48C9" w:rsidRDefault="003A3D25" w:rsidP="00B76F3D">
      <w:pPr>
        <w:spacing w:line="360" w:lineRule="auto"/>
        <w:jc w:val="both"/>
        <w:rPr>
          <w:color w:val="000000" w:themeColor="text1"/>
          <w:lang w:val="en-US"/>
        </w:rPr>
      </w:pPr>
      <w:r w:rsidRPr="002E48C9">
        <w:rPr>
          <w:rFonts w:ascii="Times" w:hAnsi="Times"/>
          <w:b/>
          <w:bCs/>
          <w:color w:val="000000" w:themeColor="text1"/>
          <w:lang w:val="en-US"/>
        </w:rPr>
        <w:t>3.2</w:t>
      </w:r>
      <w:r w:rsidR="0083398E" w:rsidRPr="002E48C9">
        <w:rPr>
          <w:rFonts w:ascii="Times" w:hAnsi="Times"/>
          <w:b/>
          <w:bCs/>
          <w:color w:val="000000" w:themeColor="text1"/>
          <w:lang w:val="en-US"/>
        </w:rPr>
        <w:t>.</w:t>
      </w:r>
      <w:r w:rsidR="003D6EF6">
        <w:rPr>
          <w:rFonts w:ascii="Times" w:hAnsi="Times"/>
          <w:b/>
          <w:bCs/>
          <w:color w:val="000000" w:themeColor="text1"/>
          <w:lang w:val="en-US"/>
        </w:rPr>
        <w:t>1</w:t>
      </w:r>
      <w:r w:rsidRPr="002E48C9">
        <w:rPr>
          <w:rFonts w:ascii="Times" w:hAnsi="Times"/>
          <w:b/>
          <w:bCs/>
          <w:color w:val="000000" w:themeColor="text1"/>
          <w:lang w:val="en-US"/>
        </w:rPr>
        <w:tab/>
        <w:t>Predictive</w:t>
      </w:r>
      <w:r w:rsidR="00B00EE7" w:rsidRPr="002E48C9">
        <w:rPr>
          <w:rFonts w:ascii="Times" w:hAnsi="Times"/>
          <w:b/>
          <w:bCs/>
          <w:color w:val="000000" w:themeColor="text1"/>
          <w:lang w:val="en-US"/>
        </w:rPr>
        <w:t>/Forecasting</w:t>
      </w:r>
      <w:r w:rsidRPr="002E48C9">
        <w:rPr>
          <w:rFonts w:ascii="Times" w:hAnsi="Times"/>
          <w:b/>
          <w:bCs/>
          <w:color w:val="000000" w:themeColor="text1"/>
          <w:lang w:val="en-US"/>
        </w:rPr>
        <w:t xml:space="preserve"> Models</w:t>
      </w:r>
      <w:r w:rsidR="00B00EE7" w:rsidRPr="002E48C9">
        <w:rPr>
          <w:rFonts w:ascii="Times" w:hAnsi="Times"/>
          <w:b/>
          <w:bCs/>
          <w:color w:val="000000" w:themeColor="text1"/>
          <w:lang w:val="en-US"/>
        </w:rPr>
        <w:tab/>
      </w:r>
      <w:r w:rsidR="00B00EE7" w:rsidRPr="002E48C9">
        <w:rPr>
          <w:rFonts w:ascii="Times" w:hAnsi="Times"/>
          <w:b/>
          <w:bCs/>
          <w:color w:val="000000" w:themeColor="text1"/>
          <w:lang w:val="en-US"/>
        </w:rPr>
        <w:br/>
      </w:r>
      <w:r w:rsidR="00341436" w:rsidRPr="002E48C9">
        <w:rPr>
          <w:rFonts w:ascii="Times" w:hAnsi="Times" w:cs="Arial"/>
          <w:color w:val="000000" w:themeColor="text1"/>
          <w:shd w:val="clear" w:color="auto" w:fill="FFFFFF"/>
          <w:lang w:val="en-US"/>
        </w:rPr>
        <w:t xml:space="preserve">A </w:t>
      </w:r>
      <w:r w:rsidR="0001595C" w:rsidRPr="002E48C9">
        <w:rPr>
          <w:rFonts w:ascii="Times" w:hAnsi="Times" w:cs="Arial"/>
          <w:color w:val="000000" w:themeColor="text1"/>
          <w:shd w:val="clear" w:color="auto" w:fill="FFFFFF"/>
        </w:rPr>
        <w:t>time</w:t>
      </w:r>
      <w:r w:rsidR="00B00EE7" w:rsidRPr="002E48C9">
        <w:rPr>
          <w:rFonts w:ascii="Times" w:hAnsi="Times" w:cs="Arial"/>
          <w:color w:val="000000" w:themeColor="text1"/>
          <w:shd w:val="clear" w:color="auto" w:fill="FFFFFF"/>
        </w:rPr>
        <w:t xml:space="preserve"> series</w:t>
      </w:r>
      <w:r w:rsidR="00B00EE7" w:rsidRPr="002E48C9">
        <w:rPr>
          <w:rFonts w:ascii="Times" w:hAnsi="Times" w:cs="Arial"/>
          <w:color w:val="000000" w:themeColor="text1"/>
          <w:shd w:val="clear" w:color="auto" w:fill="FFFFFF"/>
          <w:lang w:val="en-US"/>
        </w:rPr>
        <w:t xml:space="preserve"> forecasting</w:t>
      </w:r>
      <w:r w:rsidR="00B00EE7" w:rsidRPr="002E48C9">
        <w:rPr>
          <w:rFonts w:ascii="Times" w:hAnsi="Times" w:cs="Arial"/>
          <w:color w:val="000000" w:themeColor="text1"/>
          <w:shd w:val="clear" w:color="auto" w:fill="FFFFFF"/>
        </w:rPr>
        <w:t xml:space="preserve"> model comprises a sequence of data points captured, using time as the input parameter. It uses the </w:t>
      </w:r>
      <w:r w:rsidR="00B00EE7" w:rsidRPr="002E48C9">
        <w:rPr>
          <w:rFonts w:ascii="Times" w:hAnsi="Times" w:cs="Arial"/>
          <w:color w:val="000000" w:themeColor="text1"/>
          <w:shd w:val="clear" w:color="auto" w:fill="FFFFFF"/>
          <w:lang w:val="en-US"/>
        </w:rPr>
        <w:t xml:space="preserve">historical </w:t>
      </w:r>
      <w:r w:rsidR="00B00EE7" w:rsidRPr="002E48C9">
        <w:rPr>
          <w:rFonts w:ascii="Times" w:hAnsi="Times" w:cs="Arial"/>
          <w:color w:val="000000" w:themeColor="text1"/>
          <w:shd w:val="clear" w:color="auto" w:fill="FFFFFF"/>
        </w:rPr>
        <w:t>data to develop a numerical metric and predicts</w:t>
      </w:r>
      <w:r w:rsidR="00341436" w:rsidRPr="002E48C9">
        <w:rPr>
          <w:rFonts w:ascii="Times" w:hAnsi="Times" w:cs="Arial"/>
          <w:color w:val="000000" w:themeColor="text1"/>
          <w:shd w:val="clear" w:color="auto" w:fill="FFFFFF"/>
          <w:lang w:val="en-US"/>
        </w:rPr>
        <w:t xml:space="preserve"> values</w:t>
      </w:r>
      <w:r w:rsidR="00B00EE7" w:rsidRPr="002E48C9">
        <w:rPr>
          <w:rFonts w:ascii="Times" w:hAnsi="Times" w:cs="Arial"/>
          <w:color w:val="000000" w:themeColor="text1"/>
          <w:shd w:val="clear" w:color="auto" w:fill="FFFFFF"/>
        </w:rPr>
        <w:t xml:space="preserve"> </w:t>
      </w:r>
      <w:r w:rsidR="00B00EE7" w:rsidRPr="002E48C9">
        <w:rPr>
          <w:rFonts w:ascii="Times" w:hAnsi="Times" w:cs="Arial"/>
          <w:color w:val="000000" w:themeColor="text1"/>
          <w:shd w:val="clear" w:color="auto" w:fill="FFFFFF"/>
          <w:lang w:val="en-US"/>
        </w:rPr>
        <w:t xml:space="preserve">for </w:t>
      </w:r>
      <w:r w:rsidR="00B00EE7" w:rsidRPr="002E48C9">
        <w:rPr>
          <w:rFonts w:ascii="Times" w:hAnsi="Times" w:cs="Arial"/>
          <w:color w:val="000000" w:themeColor="text1"/>
          <w:shd w:val="clear" w:color="auto" w:fill="FFFFFF"/>
        </w:rPr>
        <w:t>the next</w:t>
      </w:r>
      <w:r w:rsidR="00B00EE7" w:rsidRPr="002E48C9">
        <w:rPr>
          <w:rFonts w:ascii="Times" w:hAnsi="Times" w:cs="Arial"/>
          <w:color w:val="000000" w:themeColor="text1"/>
          <w:shd w:val="clear" w:color="auto" w:fill="FFFFFF"/>
          <w:lang w:val="en-US"/>
        </w:rPr>
        <w:t xml:space="preserve"> duration, for instance,</w:t>
      </w:r>
      <w:r w:rsidR="00B00EE7" w:rsidRPr="002E48C9">
        <w:rPr>
          <w:rFonts w:ascii="Times" w:hAnsi="Times" w:cs="Arial"/>
          <w:color w:val="000000" w:themeColor="text1"/>
          <w:shd w:val="clear" w:color="auto" w:fill="FFFFFF"/>
        </w:rPr>
        <w:t xml:space="preserve"> data</w:t>
      </w:r>
      <w:r w:rsidR="00B00EE7" w:rsidRPr="002E48C9">
        <w:rPr>
          <w:rFonts w:ascii="Times" w:hAnsi="Times" w:cs="Arial"/>
          <w:color w:val="000000" w:themeColor="text1"/>
          <w:shd w:val="clear" w:color="auto" w:fill="FFFFFF"/>
          <w:lang w:val="en-US"/>
        </w:rPr>
        <w:t xml:space="preserve"> for </w:t>
      </w:r>
      <w:r w:rsidR="00341436" w:rsidRPr="002E48C9">
        <w:rPr>
          <w:rFonts w:ascii="Times" w:hAnsi="Times" w:cs="Arial"/>
          <w:color w:val="000000" w:themeColor="text1"/>
          <w:shd w:val="clear" w:color="auto" w:fill="FFFFFF"/>
          <w:lang w:val="en-US"/>
        </w:rPr>
        <w:t xml:space="preserve">the </w:t>
      </w:r>
      <w:r w:rsidR="00B00EE7" w:rsidRPr="002E48C9">
        <w:rPr>
          <w:rFonts w:ascii="Times" w:hAnsi="Times" w:cs="Arial"/>
          <w:color w:val="000000" w:themeColor="text1"/>
          <w:shd w:val="clear" w:color="auto" w:fill="FFFFFF"/>
          <w:lang w:val="en-US"/>
        </w:rPr>
        <w:t xml:space="preserve">next </w:t>
      </w:r>
      <w:r w:rsidR="00341436" w:rsidRPr="002E48C9">
        <w:rPr>
          <w:rFonts w:ascii="Times" w:hAnsi="Times" w:cs="Arial"/>
          <w:color w:val="000000" w:themeColor="text1"/>
          <w:shd w:val="clear" w:color="auto" w:fill="FFFFFF"/>
          <w:lang w:val="en-US"/>
        </w:rPr>
        <w:t>few</w:t>
      </w:r>
      <w:r w:rsidR="00B00EE7" w:rsidRPr="002E48C9">
        <w:rPr>
          <w:rFonts w:ascii="Times" w:hAnsi="Times" w:cs="Arial"/>
          <w:color w:val="000000" w:themeColor="text1"/>
          <w:shd w:val="clear" w:color="auto" w:fill="FFFFFF"/>
        </w:rPr>
        <w:t xml:space="preserve"> weeks using that metric. </w:t>
      </w:r>
    </w:p>
    <w:p w14:paraId="6E432067" w14:textId="3316D2AA" w:rsidR="003A3D25" w:rsidRPr="002E48C9" w:rsidRDefault="00E10C3D" w:rsidP="00B76F3D">
      <w:pPr>
        <w:spacing w:line="360" w:lineRule="auto"/>
        <w:rPr>
          <w:rFonts w:ascii="Times" w:hAnsi="Times"/>
          <w:b/>
          <w:bCs/>
          <w:color w:val="000000" w:themeColor="text1"/>
          <w:lang w:val="en-US"/>
        </w:rPr>
      </w:pPr>
      <w:r>
        <w:rPr>
          <w:rFonts w:ascii="Times" w:hAnsi="Times"/>
          <w:b/>
          <w:bCs/>
          <w:noProof/>
          <w:color w:val="000000" w:themeColor="text1"/>
          <w:lang w:val="en-US"/>
        </w:rPr>
        <mc:AlternateContent>
          <mc:Choice Requires="wpg">
            <w:drawing>
              <wp:anchor distT="0" distB="0" distL="114300" distR="114300" simplePos="0" relativeHeight="251709440" behindDoc="0" locked="0" layoutInCell="1" allowOverlap="1" wp14:anchorId="6A9A043C" wp14:editId="50014EA2">
                <wp:simplePos x="0" y="0"/>
                <wp:positionH relativeFrom="column">
                  <wp:posOffset>438539</wp:posOffset>
                </wp:positionH>
                <wp:positionV relativeFrom="paragraph">
                  <wp:posOffset>11469</wp:posOffset>
                </wp:positionV>
                <wp:extent cx="5260975" cy="3648270"/>
                <wp:effectExtent l="0" t="0" r="9525" b="9525"/>
                <wp:wrapNone/>
                <wp:docPr id="36" name="Group 36"/>
                <wp:cNvGraphicFramePr/>
                <a:graphic xmlns:a="http://schemas.openxmlformats.org/drawingml/2006/main">
                  <a:graphicData uri="http://schemas.microsoft.com/office/word/2010/wordprocessingGroup">
                    <wpg:wgp>
                      <wpg:cNvGrpSpPr/>
                      <wpg:grpSpPr>
                        <a:xfrm>
                          <a:off x="0" y="0"/>
                          <a:ext cx="5260975" cy="3648270"/>
                          <a:chOff x="0" y="0"/>
                          <a:chExt cx="5261581" cy="3113235"/>
                        </a:xfrm>
                      </wpg:grpSpPr>
                      <wpg:grpSp>
                        <wpg:cNvPr id="35" name="Group 35"/>
                        <wpg:cNvGrpSpPr/>
                        <wpg:grpSpPr>
                          <a:xfrm>
                            <a:off x="0" y="0"/>
                            <a:ext cx="5261581" cy="3113235"/>
                            <a:chOff x="0" y="0"/>
                            <a:chExt cx="5261581" cy="3113235"/>
                          </a:xfrm>
                        </wpg:grpSpPr>
                        <wpg:grpSp>
                          <wpg:cNvPr id="26" name="Group 26"/>
                          <wpg:cNvGrpSpPr/>
                          <wpg:grpSpPr>
                            <a:xfrm>
                              <a:off x="0" y="0"/>
                              <a:ext cx="5261581" cy="3113235"/>
                              <a:chOff x="0" y="0"/>
                              <a:chExt cx="5261581" cy="3113235"/>
                            </a:xfrm>
                          </wpg:grpSpPr>
                          <wps:wsp>
                            <wps:cNvPr id="6" name="Rounded Rectangle 6"/>
                            <wps:cNvSpPr/>
                            <wps:spPr>
                              <a:xfrm>
                                <a:off x="1884784" y="55983"/>
                                <a:ext cx="1332689"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Snip Single Corner of Rectangle 7"/>
                            <wps:cNvSpPr/>
                            <wps:spPr>
                              <a:xfrm>
                                <a:off x="0" y="55983"/>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4142792" y="0"/>
                                <a:ext cx="111878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V="1">
                                <a:off x="4730621" y="606489"/>
                                <a:ext cx="0" cy="214260"/>
                              </a:xfrm>
                              <a:prstGeom prst="straightConnector1">
                                <a:avLst/>
                              </a:prstGeom>
                              <a:ln w="9525">
                                <a:prstDash val="dash"/>
                                <a:headEnd type="none"/>
                                <a:tailEnd type="none"/>
                              </a:ln>
                            </wps:spPr>
                            <wps:style>
                              <a:lnRef idx="1">
                                <a:schemeClr val="accent1"/>
                              </a:lnRef>
                              <a:fillRef idx="0">
                                <a:schemeClr val="accent1"/>
                              </a:fillRef>
                              <a:effectRef idx="0">
                                <a:schemeClr val="accent1"/>
                              </a:effectRef>
                              <a:fontRef idx="minor">
                                <a:schemeClr val="tx1"/>
                              </a:fontRef>
                            </wps:style>
                            <wps:bodyPr/>
                          </wps:wsp>
                          <wps:wsp>
                            <wps:cNvPr id="9" name="Snip Single Corner of Rectangle 9"/>
                            <wps:cNvSpPr/>
                            <wps:spPr>
                              <a:xfrm>
                                <a:off x="0" y="1017036"/>
                                <a:ext cx="963038" cy="481583"/>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Straight Arrow Connector 19"/>
                            <wps:cNvCnPr/>
                            <wps:spPr>
                              <a:xfrm>
                                <a:off x="961053"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19062" y="315426"/>
                                <a:ext cx="924506"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 name="Oval 15"/>
                            <wps:cNvSpPr/>
                            <wps:spPr>
                              <a:xfrm>
                                <a:off x="1968760" y="1017036"/>
                                <a:ext cx="1040859" cy="5975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536113" y="811763"/>
                                <a:ext cx="0" cy="205119"/>
                              </a:xfrm>
                              <a:prstGeom prst="straightConnector1">
                                <a:avLst/>
                              </a:prstGeom>
                              <a:ln w="9525">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961053" y="1313802"/>
                                <a:ext cx="1002327"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004458" y="1313802"/>
                                <a:ext cx="1040954"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7" name="Rounded Rectangle 17"/>
                            <wps:cNvSpPr/>
                            <wps:spPr>
                              <a:xfrm>
                                <a:off x="4049486" y="1054359"/>
                                <a:ext cx="1157591" cy="48144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3135086" y="643812"/>
                                <a:ext cx="1108953" cy="273835"/>
                              </a:xfrm>
                              <a:prstGeom prst="rect">
                                <a:avLst/>
                              </a:prstGeom>
                              <a:solidFill>
                                <a:schemeClr val="lt1"/>
                              </a:solidFill>
                              <a:ln w="9525">
                                <a:solidFill>
                                  <a:schemeClr val="accent1"/>
                                </a:solidFill>
                                <a:prstDash val="dash"/>
                              </a:ln>
                            </wps:spPr>
                            <wps:txb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Snip Single Corner of Rectangle 1"/>
                            <wps:cNvSpPr/>
                            <wps:spPr>
                              <a:xfrm>
                                <a:off x="1884783" y="2583609"/>
                                <a:ext cx="1623930" cy="529626"/>
                              </a:xfrm>
                              <a:prstGeom prst="snip1Rect">
                                <a:avLst/>
                              </a:prstGeom>
                              <a:gradFill>
                                <a:gsLst>
                                  <a:gs pos="29000">
                                    <a:srgbClr val="D9E2F3"/>
                                  </a:gs>
                                  <a:gs pos="13024">
                                    <a:srgbClr val="E9EEF8"/>
                                  </a:gs>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2"/>
                            <wps:cNvSpPr txBox="1"/>
                            <wps:spPr>
                              <a:xfrm>
                                <a:off x="1884784" y="1905939"/>
                                <a:ext cx="1809193" cy="278220"/>
                              </a:xfrm>
                              <a:prstGeom prst="rect">
                                <a:avLst/>
                              </a:prstGeom>
                              <a:solidFill>
                                <a:schemeClr val="lt1"/>
                              </a:solidFill>
                              <a:ln w="9525">
                                <a:solidFill>
                                  <a:schemeClr val="accent1"/>
                                </a:solidFill>
                                <a:prstDash val="dash"/>
                              </a:ln>
                            </wps:spPr>
                            <wps:txb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Straight Arrow Connector 4"/>
                            <wps:cNvCnPr/>
                            <wps:spPr>
                              <a:xfrm flipH="1">
                                <a:off x="3692331" y="2045540"/>
                                <a:ext cx="915152" cy="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Connector 10"/>
                            <wps:cNvCnPr/>
                            <wps:spPr>
                              <a:xfrm flipV="1">
                                <a:off x="4607484" y="1539362"/>
                                <a:ext cx="1839" cy="505926"/>
                              </a:xfrm>
                              <a:prstGeom prst="line">
                                <a:avLst/>
                              </a:prstGeom>
                              <a:ln w="9525">
                                <a:solidFill>
                                  <a:schemeClr val="accent1"/>
                                </a:solidFill>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a:off x="2629419" y="2187313"/>
                                <a:ext cx="0" cy="3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8" name="Straight Connector 28"/>
                          <wps:cNvCnPr/>
                          <wps:spPr>
                            <a:xfrm>
                              <a:off x="4245428" y="802432"/>
                              <a:ext cx="486526"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grpSp>
                      <wps:wsp>
                        <wps:cNvPr id="32" name="Straight Connector 32"/>
                        <wps:cNvCnPr/>
                        <wps:spPr>
                          <a:xfrm>
                            <a:off x="2537926" y="802432"/>
                            <a:ext cx="598904" cy="0"/>
                          </a:xfrm>
                          <a:prstGeom prst="line">
                            <a:avLst/>
                          </a:prstGeom>
                          <a:ln w="9525">
                            <a:prstDash val="dash"/>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6A9A043C" id="Group 36" o:spid="_x0000_s1026" style="position:absolute;margin-left:34.55pt;margin-top:.9pt;width:414.25pt;height:287.25pt;z-index:251709440;mso-height-relative:margin" coordsize="52615,3113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">
                <v:group id="Group 35" o:spid="_x0000_s1027"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HBZtyAAAAOA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">
                  <v:group id="Group 26" o:spid="_x0000_s1028" style="position:absolute;width:52615;height:31132" coordsize="52615,311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roundrect id="Rounded Rectangle 6" o:spid="_x0000_s1029" style="position:absolute;left:18847;top:559;width:13327;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" fillcolor="#4472c4 [3204]" strokecolor="#1f3763 [1604]" strokeweight="1pt">
                      <v:stroke joinstyle="miter"/>
                      <v:textbox>
                        <w:txbxContent>
                          <w:p w14:paraId="378D23CC" w14:textId="5C3C4844" w:rsidR="003A3D25" w:rsidRPr="002C7521" w:rsidRDefault="00B00EE7"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 xml:space="preserve">Forecasting </w:t>
                            </w:r>
                            <w:r w:rsidR="003A3D25" w:rsidRPr="002C7521">
                              <w:rPr>
                                <w:lang w:val="en-US"/>
                                <w14:textOutline w14:w="9525" w14:cap="rnd" w14:cmpd="sng" w14:algn="ctr">
                                  <w14:noFill/>
                                  <w14:prstDash w14:val="solid"/>
                                  <w14:bevel/>
                                </w14:textOutline>
                              </w:rPr>
                              <w:t>Algorithms</w:t>
                            </w:r>
                          </w:p>
                        </w:txbxContent>
                      </v:textbox>
                    </v:roundrect>
                    <v:shape id="Snip Single Corner of Rectangle 7" o:spid="_x0000_s1030" style="position:absolute;top:559;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882773,0;963038,80265;963038,481583;0,481583;0,0" o:connectangles="0,0,0,0,0,0" textboxrect="0,0,963038,481583"/>
                      <v:textbox>
                        <w:txbxContent>
                          <w:p w14:paraId="4C6D3FE5" w14:textId="47E1277E"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Training Data</w:t>
                            </w:r>
                          </w:p>
                        </w:txbxContent>
                      </v:textbox>
                    </v:shape>
                    <v:oval id="Oval 8" o:spid="_x0000_s1031" style="position:absolute;left:41427;width:11188;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" fillcolor="#4472c4 [3204]" strokecolor="#1f3763 [1604]" strokeweight="1pt">
                      <v:stroke joinstyle="miter"/>
                      <v:textbox>
                        <w:txbxContent>
                          <w:p w14:paraId="1445FCE5" w14:textId="453F25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type id="_x0000_t32" coordsize="21600,21600" o:spt="32" o:oned="t" path="m,l21600,21600e" filled="f">
                      <v:path arrowok="t" fillok="f" o:connecttype="none"/>
                      <o:lock v:ext="edit" shapetype="t"/>
                    </v:shapetype>
                    <v:shape id="Straight Arrow Connector 39" o:spid="_x0000_s1032" type="#_x0000_t32" style="position:absolute;left:47306;top:6064;width:0;height:214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" strokecolor="#4472c4 [3204]">
                      <v:stroke dashstyle="dash" joinstyle="miter"/>
                    </v:shape>
                    <v:shape id="Snip Single Corner of Rectangle 9" o:spid="_x0000_s1033" style="position:absolute;top:10170;width:9630;height:4816;visibility:visible;mso-wrap-style:square;v-text-anchor:middle" coordsize="963038,481583"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" adj="-11796480,,5400" path="m,l882773,r80265,80265l963038,481583,,481583,,xe" fillcolor="#f6f8fc [180]" strokecolor="#1f3763 [1604]" strokeweight="1pt">
                      <v:fill color2="#c7d4ed [980]" colors="0 #f6f8fc;8535f #e9eef8;19005f #d9e2f3;48497f #abc0e4;54395f #abc0e4;1 #c7d5ed" focus="100%" type="gradient">
                        <o:fill v:ext="view" type="gradientUnscaled"/>
                      </v:fill>
                      <v:stroke dashstyle="dash" joinstyle="miter"/>
                      <v:formulas/>
                      <v:path arrowok="t" o:connecttype="custom" o:connectlocs="0,0;882773,0;963038,80265;963038,481583;0,481583;0,0" o:connectangles="0,0,0,0,0,0" textboxrect="0,0,963038,481583"/>
                      <v:textbox>
                        <w:txbxContent>
                          <w:p w14:paraId="3F8C79AE" w14:textId="2FCFF79C" w:rsidR="003A3D25" w:rsidRPr="002C7521" w:rsidRDefault="003A3D25" w:rsidP="003A3D25">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New Data</w:t>
                            </w:r>
                            <w:r w:rsidR="00600F66">
                              <w:rPr>
                                <w:color w:val="000000" w:themeColor="text1"/>
                                <w:lang w:val="en-US"/>
                                <w14:textOutline w14:w="9525" w14:cap="rnd" w14:cmpd="sng" w14:algn="ctr">
                                  <w14:noFill/>
                                  <w14:prstDash w14:val="solid"/>
                                  <w14:bevel/>
                                </w14:textOutline>
                              </w:rPr>
                              <w:br/>
                              <w:t>(Optional)</w:t>
                            </w:r>
                          </w:p>
                        </w:txbxContent>
                      </v:textbox>
                    </v:shape>
                    <v:shape id="Straight Arrow Connector 19" o:spid="_x0000_s1034" type="#_x0000_t32" style="position:absolute;left:961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" strokecolor="#4472c4 [3204]">
                      <v:stroke endarrow="block" joinstyle="miter"/>
                    </v:shape>
                    <v:shape id="Straight Arrow Connector 20" o:spid="_x0000_s1035" type="#_x0000_t32" style="position:absolute;left:32190;top:3154;width:924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" strokecolor="#4472c4 [3204]">
                      <v:stroke endarrow="block" joinstyle="miter"/>
                    </v:shape>
                    <v:oval id="Oval 15" o:spid="_x0000_s1036" style="position:absolute;left:19687;top:10170;width:10409;height:597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" fillcolor="#4472c4 [3204]" strokecolor="#1f3763 [1604]" strokeweight="1pt">
                      <v:stroke joinstyle="miter"/>
                      <v:textbox>
                        <w:txbxContent>
                          <w:p w14:paraId="7E502473" w14:textId="77777777"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Model</w:t>
                            </w:r>
                          </w:p>
                        </w:txbxContent>
                      </v:textbox>
                    </v:oval>
                    <v:shape id="Straight Arrow Connector 42" o:spid="_x0000_s1037" type="#_x0000_t32" style="position:absolute;left:25361;top:8117;width:0;height:205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" strokecolor="#4472c4 [3204]">
                      <v:stroke dashstyle="dash" endarrow="block" joinstyle="miter"/>
                    </v:shape>
                    <v:shape id="Straight Arrow Connector 22" o:spid="_x0000_s1038" type="#_x0000_t32" style="position:absolute;left:9610;top:13138;width:1002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" strokecolor="#4472c4 [3204]">
                      <v:stroke endarrow="block" joinstyle="miter"/>
                    </v:shape>
                    <v:shape id="Straight Arrow Connector 24" o:spid="_x0000_s1039" type="#_x0000_t32" style="position:absolute;left:30044;top:13138;width:10410;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" strokecolor="#4472c4 [3204]">
                      <v:stroke endarrow="block" joinstyle="miter"/>
                    </v:shape>
                    <v:roundrect id="Rounded Rectangle 17" o:spid="_x0000_s1040" style="position:absolute;left:40494;top:10543;width:11576;height:4815;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" fillcolor="#4472c4 [3204]" strokecolor="#1f3763 [1604]" strokeweight="1pt">
                      <v:stroke joinstyle="miter"/>
                      <v:textbox>
                        <w:txbxContent>
                          <w:p w14:paraId="1E125113" w14:textId="434080AB" w:rsidR="003A3D25" w:rsidRPr="002C7521" w:rsidRDefault="003A3D25" w:rsidP="003A3D25">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Predictions</w:t>
                            </w:r>
                          </w:p>
                        </w:txbxContent>
                      </v:textbox>
                    </v:roundrect>
                    <v:shapetype id="_x0000_t202" coordsize="21600,21600" o:spt="202" path="m,l,21600r21600,l21600,xe">
                      <v:stroke joinstyle="miter"/>
                      <v:path gradientshapeok="t" o:connecttype="rect"/>
                    </v:shapetype>
                    <v:shape id="Text Box 47" o:spid="_x0000_s1041" type="#_x0000_t202" style="position:absolute;left:31350;top:6438;width:11090;height:273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" fillcolor="white [3201]" strokecolor="#4472c4 [3204]">
                      <v:stroke dashstyle="dash"/>
                      <v:textbox>
                        <w:txbxContent>
                          <w:p w14:paraId="33309EFD" w14:textId="5ED52949" w:rsidR="003A3D25" w:rsidRPr="002C7521" w:rsidRDefault="003A3D25">
                            <w:pP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After Training</w:t>
                            </w:r>
                          </w:p>
                        </w:txbxContent>
                      </v:textbox>
                    </v:shape>
                    <v:shape id="Snip Single Corner of Rectangle 1" o:spid="_x0000_s1042" style="position:absolute;left:18847;top:25836;width:16240;height:5296;visibility:visible;mso-wrap-style:square;v-text-anchor:middle" coordsize="1623930,529626"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" adj="-11796480,,5400" path="m,l1535657,r88273,88273l1623930,529626,,529626,,xe" fillcolor="#f6f8fc [180]" strokecolor="#1f3763 [1604]" strokeweight="1pt">
                      <v:fill color2="#c7d4ed [980]" colors="0 #f6f8fc;8535f #e9eef8;19005f #d9e2f3;48497f #abc0e4;54395f #abc0e4;1 #c7d5ed" focus="100%" type="gradient">
                        <o:fill v:ext="view" type="gradientUnscaled"/>
                      </v:fill>
                      <v:stroke joinstyle="miter"/>
                      <v:formulas/>
                      <v:path arrowok="t" o:connecttype="custom" o:connectlocs="0,0;1535657,0;1623930,88273;1623930,529626;0,529626;0,0" o:connectangles="0,0,0,0,0,0" textboxrect="0,0,1623930,529626"/>
                      <v:textbox>
                        <w:txbxContent>
                          <w:p w14:paraId="24D4C652" w14:textId="7008885A" w:rsidR="007258A2" w:rsidRPr="002C7521" w:rsidRDefault="007258A2" w:rsidP="007258A2">
                            <w:pPr>
                              <w:jc w:val="center"/>
                              <w:rPr>
                                <w:color w:val="000000" w:themeColor="text1"/>
                                <w:lang w:val="en-US"/>
                                <w14:textOutline w14:w="9525" w14:cap="rnd" w14:cmpd="sng" w14:algn="ctr">
                                  <w14:noFill/>
                                  <w14:prstDash w14:val="solid"/>
                                  <w14:bevel/>
                                </w14:textOutline>
                              </w:rPr>
                            </w:pPr>
                            <w:r w:rsidRPr="002C7521">
                              <w:rPr>
                                <w:color w:val="000000" w:themeColor="text1"/>
                                <w:lang w:val="en-US"/>
                                <w14:textOutline w14:w="9525" w14:cap="rnd" w14:cmpd="sng" w14:algn="ctr">
                                  <w14:noFill/>
                                  <w14:prstDash w14:val="solid"/>
                                  <w14:bevel/>
                                </w14:textOutline>
                              </w:rPr>
                              <w:t>Data</w:t>
                            </w:r>
                            <w:r w:rsidR="00F76EA4" w:rsidRPr="002C7521">
                              <w:rPr>
                                <w:color w:val="000000" w:themeColor="text1"/>
                                <w:lang w:val="en-US"/>
                                <w14:textOutline w14:w="9525" w14:cap="rnd" w14:cmpd="sng" w14:algn="ctr">
                                  <w14:noFill/>
                                  <w14:prstDash w14:val="solid"/>
                                  <w14:bevel/>
                                </w14:textOutline>
                              </w:rPr>
                              <w:t xml:space="preserve"> with Uncertainty</w:t>
                            </w:r>
                          </w:p>
                        </w:txbxContent>
                      </v:textbox>
                    </v:shape>
                    <v:shape id="Text Box 2" o:spid="_x0000_s1043" type="#_x0000_t202" style="position:absolute;left:18847;top:19059;width:18092;height:27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" fillcolor="white [3201]" strokecolor="#4472c4 [3204]">
                      <v:stroke dashstyle="dash"/>
                      <v:textbox>
                        <w:txbxContent>
                          <w:p w14:paraId="3AB4298F" w14:textId="1A575194" w:rsidR="00F76EA4" w:rsidRPr="002C7521" w:rsidRDefault="00F76EA4" w:rsidP="00F76EA4">
                            <w:pPr>
                              <w:jc w:val="center"/>
                              <w:rPr>
                                <w:lang w:val="en-US"/>
                                <w14:textOutline w14:w="9525" w14:cap="rnd" w14:cmpd="sng" w14:algn="ctr">
                                  <w14:noFill/>
                                  <w14:prstDash w14:val="solid"/>
                                  <w14:bevel/>
                                </w14:textOutline>
                              </w:rPr>
                            </w:pPr>
                            <w:r w:rsidRPr="002C7521">
                              <w:rPr>
                                <w:lang w:val="en-US"/>
                                <w14:textOutline w14:w="9525" w14:cap="rnd" w14:cmpd="sng" w14:algn="ctr">
                                  <w14:noFill/>
                                  <w14:prstDash w14:val="solid"/>
                                  <w14:bevel/>
                                </w14:textOutline>
                              </w:rPr>
                              <w:t>Calculate Uncertainty</w:t>
                            </w:r>
                          </w:p>
                        </w:txbxContent>
                      </v:textbox>
                    </v:shape>
                    <v:shape id="Straight Arrow Connector 4" o:spid="_x0000_s1044" type="#_x0000_t32" style="position:absolute;left:36923;top:20455;width:915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" strokecolor="#4472c4 [3204]">
                      <v:stroke endarrow="block" joinstyle="miter"/>
                    </v:shape>
                    <v:line id="Straight Connector 10" o:spid="_x0000_s1045" style="position:absolute;flip:y;visibility:visible;mso-wrap-style:square" from="46074,15393" to="46093,2045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" strokecolor="#4472c4 [3204]">
                      <v:stroke joinstyle="miter"/>
                    </v:line>
                    <v:shape id="Straight Arrow Connector 12" o:spid="_x0000_s1046" type="#_x0000_t32" style="position:absolute;left:26294;top:21873;width:0;height:398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" strokecolor="#4472c4 [3204]" strokeweight=".5pt">
                      <v:stroke endarrow="block" joinstyle="miter"/>
                    </v:shape>
                  </v:group>
                  <v:line id="Straight Connector 28" o:spid="_x0000_s1047" style="position:absolute;visibility:visible;mso-wrap-style:square" from="42454,8024" to="47319,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" strokecolor="#4472c4 [3204]">
                    <v:stroke dashstyle="dash" joinstyle="miter"/>
                  </v:line>
                </v:group>
                <v:line id="Straight Connector 32" o:spid="_x0000_s1048" style="position:absolute;visibility:visible;mso-wrap-style:square" from="25379,8024" to="31368,802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" strokecolor="#4472c4 [3204]">
                  <v:stroke dashstyle="dash" joinstyle="miter"/>
                </v:line>
              </v:group>
            </w:pict>
          </mc:Fallback>
        </mc:AlternateContent>
      </w:r>
    </w:p>
    <w:p w14:paraId="335454A0" w14:textId="45CF0C47" w:rsidR="003A3D25" w:rsidRPr="002E48C9" w:rsidRDefault="003A3D25" w:rsidP="00B76F3D">
      <w:pPr>
        <w:spacing w:line="360" w:lineRule="auto"/>
        <w:rPr>
          <w:rFonts w:ascii="Times" w:hAnsi="Times"/>
          <w:color w:val="000000" w:themeColor="text1"/>
          <w:lang w:val="en-US"/>
        </w:rPr>
      </w:pPr>
    </w:p>
    <w:p w14:paraId="19A22705" w14:textId="43128634" w:rsidR="003A3D25" w:rsidRPr="002E48C9" w:rsidRDefault="003A3D25" w:rsidP="00B76F3D">
      <w:pPr>
        <w:spacing w:line="360" w:lineRule="auto"/>
        <w:rPr>
          <w:rFonts w:ascii="Times" w:hAnsi="Times"/>
          <w:color w:val="000000" w:themeColor="text1"/>
          <w:lang w:val="en-US"/>
        </w:rPr>
      </w:pPr>
    </w:p>
    <w:p w14:paraId="2C79BDF2" w14:textId="3ED6D679" w:rsidR="003A3D25" w:rsidRPr="002E48C9" w:rsidRDefault="003A3D25" w:rsidP="00B76F3D">
      <w:pPr>
        <w:spacing w:line="360" w:lineRule="auto"/>
        <w:rPr>
          <w:rFonts w:ascii="Times" w:hAnsi="Times"/>
          <w:color w:val="000000" w:themeColor="text1"/>
          <w:lang w:val="en-US"/>
        </w:rPr>
      </w:pPr>
    </w:p>
    <w:p w14:paraId="10CA8133" w14:textId="5B9186D7" w:rsidR="003A3D25" w:rsidRPr="002E48C9" w:rsidRDefault="003A3D25" w:rsidP="00B76F3D">
      <w:pPr>
        <w:spacing w:line="360" w:lineRule="auto"/>
        <w:rPr>
          <w:rFonts w:ascii="Times" w:hAnsi="Times"/>
          <w:color w:val="000000" w:themeColor="text1"/>
          <w:lang w:val="en-US"/>
        </w:rPr>
      </w:pPr>
    </w:p>
    <w:p w14:paraId="64CDC260" w14:textId="6F4EB2A8" w:rsidR="003A3D25" w:rsidRPr="002E48C9" w:rsidRDefault="003A3D25" w:rsidP="00B76F3D">
      <w:pPr>
        <w:spacing w:line="360" w:lineRule="auto"/>
        <w:rPr>
          <w:rFonts w:ascii="Times" w:hAnsi="Times"/>
          <w:color w:val="000000" w:themeColor="text1"/>
          <w:lang w:val="en-US"/>
        </w:rPr>
      </w:pPr>
    </w:p>
    <w:p w14:paraId="7B0D2C35" w14:textId="0D129D7D" w:rsidR="007258A2" w:rsidRDefault="007258A2" w:rsidP="0038110E">
      <w:pPr>
        <w:spacing w:line="360" w:lineRule="auto"/>
        <w:ind w:firstLine="720"/>
        <w:jc w:val="center"/>
        <w:rPr>
          <w:rFonts w:ascii="Times" w:hAnsi="Times"/>
          <w:color w:val="000000" w:themeColor="text1"/>
          <w:lang w:val="en-US"/>
        </w:rPr>
      </w:pPr>
    </w:p>
    <w:p w14:paraId="37A6FB03" w14:textId="65D3680D" w:rsidR="007258A2" w:rsidRDefault="007258A2" w:rsidP="0038110E">
      <w:pPr>
        <w:spacing w:line="360" w:lineRule="auto"/>
        <w:ind w:firstLine="720"/>
        <w:jc w:val="center"/>
        <w:rPr>
          <w:rFonts w:ascii="Times" w:hAnsi="Times"/>
          <w:color w:val="000000" w:themeColor="text1"/>
          <w:lang w:val="en-US"/>
        </w:rPr>
      </w:pPr>
    </w:p>
    <w:p w14:paraId="12CAC891" w14:textId="41D8ADA2" w:rsidR="007258A2" w:rsidRDefault="007258A2" w:rsidP="0038110E">
      <w:pPr>
        <w:spacing w:line="360" w:lineRule="auto"/>
        <w:ind w:firstLine="720"/>
        <w:jc w:val="center"/>
        <w:rPr>
          <w:rFonts w:ascii="Times" w:hAnsi="Times"/>
          <w:color w:val="000000" w:themeColor="text1"/>
          <w:lang w:val="en-US"/>
        </w:rPr>
      </w:pPr>
    </w:p>
    <w:p w14:paraId="453D0002" w14:textId="77777777" w:rsidR="007258A2" w:rsidRDefault="007258A2" w:rsidP="0038110E">
      <w:pPr>
        <w:spacing w:line="360" w:lineRule="auto"/>
        <w:ind w:firstLine="720"/>
        <w:jc w:val="center"/>
        <w:rPr>
          <w:rFonts w:ascii="Times" w:hAnsi="Times"/>
          <w:color w:val="000000" w:themeColor="text1"/>
          <w:lang w:val="en-US"/>
        </w:rPr>
      </w:pPr>
    </w:p>
    <w:p w14:paraId="02F62F10" w14:textId="77777777" w:rsidR="007258A2" w:rsidRDefault="007258A2" w:rsidP="0038110E">
      <w:pPr>
        <w:spacing w:line="360" w:lineRule="auto"/>
        <w:ind w:firstLine="720"/>
        <w:jc w:val="center"/>
        <w:rPr>
          <w:rFonts w:ascii="Times" w:hAnsi="Times"/>
          <w:color w:val="000000" w:themeColor="text1"/>
          <w:lang w:val="en-US"/>
        </w:rPr>
      </w:pPr>
    </w:p>
    <w:p w14:paraId="5441CDCB" w14:textId="77777777" w:rsidR="007258A2" w:rsidRDefault="007258A2" w:rsidP="0038110E">
      <w:pPr>
        <w:spacing w:line="360" w:lineRule="auto"/>
        <w:ind w:firstLine="720"/>
        <w:jc w:val="center"/>
        <w:rPr>
          <w:rFonts w:ascii="Times" w:hAnsi="Times"/>
          <w:color w:val="000000" w:themeColor="text1"/>
          <w:lang w:val="en-US"/>
        </w:rPr>
      </w:pPr>
    </w:p>
    <w:p w14:paraId="0DBB89E3" w14:textId="77777777" w:rsidR="00CB605A" w:rsidRDefault="00CB605A" w:rsidP="0038110E">
      <w:pPr>
        <w:spacing w:line="360" w:lineRule="auto"/>
        <w:ind w:firstLine="720"/>
        <w:jc w:val="center"/>
        <w:rPr>
          <w:rFonts w:ascii="Times" w:hAnsi="Times"/>
          <w:color w:val="000000" w:themeColor="text1"/>
          <w:lang w:val="en-US"/>
        </w:rPr>
      </w:pPr>
    </w:p>
    <w:p w14:paraId="5B94D3CB" w14:textId="77777777" w:rsidR="00CB605A" w:rsidRDefault="00CB605A" w:rsidP="0038110E">
      <w:pPr>
        <w:spacing w:line="360" w:lineRule="auto"/>
        <w:ind w:firstLine="720"/>
        <w:jc w:val="center"/>
        <w:rPr>
          <w:rFonts w:ascii="Times" w:hAnsi="Times"/>
          <w:color w:val="000000" w:themeColor="text1"/>
          <w:lang w:val="en-US"/>
        </w:rPr>
      </w:pPr>
    </w:p>
    <w:p w14:paraId="1D046DC9" w14:textId="77777777" w:rsidR="00CB605A" w:rsidRDefault="00CB605A" w:rsidP="0038110E">
      <w:pPr>
        <w:spacing w:line="360" w:lineRule="auto"/>
        <w:ind w:firstLine="720"/>
        <w:jc w:val="center"/>
        <w:rPr>
          <w:rFonts w:ascii="Times" w:hAnsi="Times"/>
          <w:color w:val="000000" w:themeColor="text1"/>
          <w:lang w:val="en-US"/>
        </w:rPr>
      </w:pPr>
    </w:p>
    <w:p w14:paraId="3BC0216A" w14:textId="7A912155" w:rsidR="003A3D25" w:rsidRPr="002E48C9" w:rsidRDefault="003A3D25" w:rsidP="0038110E">
      <w:pPr>
        <w:spacing w:line="360" w:lineRule="auto"/>
        <w:ind w:firstLine="720"/>
        <w:jc w:val="center"/>
        <w:rPr>
          <w:rFonts w:ascii="Times" w:hAnsi="Times"/>
          <w:color w:val="000000" w:themeColor="text1"/>
          <w:lang w:val="en-US"/>
        </w:rPr>
      </w:pPr>
      <w:r w:rsidRPr="002E48C9">
        <w:rPr>
          <w:rFonts w:ascii="Times" w:hAnsi="Times"/>
          <w:color w:val="000000" w:themeColor="text1"/>
          <w:lang w:val="en-US"/>
        </w:rPr>
        <w:t>Figure-</w:t>
      </w:r>
      <w:r w:rsidR="00A766DD">
        <w:rPr>
          <w:rFonts w:ascii="Times" w:hAnsi="Times"/>
          <w:color w:val="000000" w:themeColor="text1"/>
          <w:lang w:val="en-US"/>
        </w:rPr>
        <w:t>3</w:t>
      </w:r>
      <w:r w:rsidRPr="002E48C9">
        <w:rPr>
          <w:rFonts w:ascii="Times" w:hAnsi="Times"/>
          <w:color w:val="000000" w:themeColor="text1"/>
          <w:lang w:val="en-US"/>
        </w:rPr>
        <w:t>: Predictive modeling workflow</w:t>
      </w:r>
      <w:r w:rsidR="002C7521">
        <w:rPr>
          <w:rFonts w:ascii="Times" w:hAnsi="Times"/>
          <w:color w:val="000000" w:themeColor="text1"/>
          <w:lang w:val="en-US"/>
        </w:rPr>
        <w:t xml:space="preserve"> to generate uncertainty</w:t>
      </w:r>
    </w:p>
    <w:p w14:paraId="71746414" w14:textId="19304A54" w:rsidR="003A3D25" w:rsidRPr="002E48C9" w:rsidRDefault="003A3D25" w:rsidP="00B76F3D">
      <w:pPr>
        <w:spacing w:line="360" w:lineRule="auto"/>
        <w:rPr>
          <w:rFonts w:ascii="Times" w:hAnsi="Times"/>
          <w:color w:val="000000" w:themeColor="text1"/>
          <w:lang w:val="en-US"/>
        </w:rPr>
      </w:pPr>
    </w:p>
    <w:p w14:paraId="6CA0441E" w14:textId="2A218169" w:rsidR="003A3D25" w:rsidRPr="002E48C9" w:rsidRDefault="00B00EE7"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3.2.</w:t>
      </w:r>
      <w:r w:rsidR="003D6EF6">
        <w:rPr>
          <w:rFonts w:ascii="Times" w:hAnsi="Times"/>
          <w:b/>
          <w:bCs/>
          <w:color w:val="000000" w:themeColor="text1"/>
          <w:lang w:val="en-US"/>
        </w:rPr>
        <w:t>2</w:t>
      </w:r>
      <w:r w:rsidRPr="002E48C9">
        <w:rPr>
          <w:rFonts w:ascii="Times" w:hAnsi="Times"/>
          <w:b/>
          <w:bCs/>
          <w:color w:val="000000" w:themeColor="text1"/>
          <w:lang w:val="en-US"/>
        </w:rPr>
        <w:tab/>
        <w:t>Time Series Analysis vs Forecasting</w:t>
      </w:r>
    </w:p>
    <w:p w14:paraId="30F70F71" w14:textId="22F46F05" w:rsidR="00B00EE7" w:rsidRPr="002E48C9" w:rsidRDefault="00B00EE7" w:rsidP="00B76F3D">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Sometimes ambiguity </w:t>
      </w:r>
      <w:r w:rsidR="00341436" w:rsidRPr="002E48C9">
        <w:rPr>
          <w:rFonts w:ascii="Times" w:hAnsi="Times"/>
          <w:color w:val="000000" w:themeColor="text1"/>
          <w:lang w:val="en-US"/>
        </w:rPr>
        <w:t>a</w:t>
      </w:r>
      <w:r w:rsidRPr="002E48C9">
        <w:rPr>
          <w:rFonts w:ascii="Times" w:hAnsi="Times"/>
          <w:color w:val="000000" w:themeColor="text1"/>
          <w:lang w:val="en-US"/>
        </w:rPr>
        <w:t>rises between time series analysis with time series forecasting when working with temporal data. As per</w:t>
      </w:r>
      <w:r w:rsidR="0010517C">
        <w:rPr>
          <w:rFonts w:ascii="Times" w:hAnsi="Times"/>
          <w:color w:val="000000" w:themeColor="text1"/>
          <w:lang w:val="en-US"/>
        </w:rPr>
        <w:t xml:space="preserve"> Song et al [1] and</w:t>
      </w:r>
      <w:r w:rsidRPr="002E48C9">
        <w:rPr>
          <w:rFonts w:ascii="Times" w:hAnsi="Times"/>
          <w:color w:val="000000" w:themeColor="text1"/>
          <w:lang w:val="en-US"/>
        </w:rPr>
        <w:t xml:space="preserve"> </w:t>
      </w:r>
      <w:proofErr w:type="spellStart"/>
      <w:r w:rsidR="0010517C" w:rsidRPr="002650E8">
        <w:rPr>
          <w:rFonts w:ascii="Times" w:hAnsi="Times"/>
          <w:color w:val="000000" w:themeColor="text1"/>
        </w:rPr>
        <w:t>Beneditto</w:t>
      </w:r>
      <w:proofErr w:type="spellEnd"/>
      <w:r w:rsidR="0010517C" w:rsidRPr="002E48C9">
        <w:rPr>
          <w:rFonts w:ascii="Times" w:hAnsi="Times"/>
          <w:color w:val="000000" w:themeColor="text1"/>
          <w:shd w:val="clear" w:color="auto" w:fill="FFFFFF"/>
          <w:lang w:val="en-US"/>
        </w:rPr>
        <w:t xml:space="preserve"> </w:t>
      </w:r>
      <w:r w:rsidRPr="002E48C9">
        <w:rPr>
          <w:rFonts w:ascii="Times" w:hAnsi="Times"/>
          <w:color w:val="000000" w:themeColor="text1"/>
          <w:shd w:val="clear" w:color="auto" w:fill="FFFFFF"/>
          <w:lang w:val="en-US"/>
        </w:rPr>
        <w:t>el al. [</w:t>
      </w:r>
      <w:r w:rsidR="0010517C">
        <w:rPr>
          <w:rFonts w:ascii="Times" w:hAnsi="Times"/>
          <w:color w:val="000000" w:themeColor="text1"/>
          <w:shd w:val="clear" w:color="auto" w:fill="FFFFFF"/>
          <w:lang w:val="en-US"/>
        </w:rPr>
        <w:t>4</w:t>
      </w:r>
      <w:r w:rsidRPr="002E48C9">
        <w:rPr>
          <w:rFonts w:ascii="Times" w:hAnsi="Times"/>
          <w:color w:val="000000" w:themeColor="text1"/>
          <w:shd w:val="clear" w:color="auto" w:fill="FFFFFF"/>
          <w:lang w:val="en-US"/>
        </w:rPr>
        <w:t xml:space="preserve">] in </w:t>
      </w:r>
      <w:r w:rsidRPr="002E48C9">
        <w:rPr>
          <w:rFonts w:ascii="Times" w:hAnsi="Times"/>
          <w:color w:val="000000" w:themeColor="text1"/>
          <w:shd w:val="clear" w:color="auto" w:fill="FFFFFF"/>
        </w:rPr>
        <w:t xml:space="preserve">time series analysis, a time series is modeled to determine its components in terms of seasonal patterns, </w:t>
      </w:r>
      <w:r w:rsidR="0001595C" w:rsidRPr="002E48C9">
        <w:rPr>
          <w:rFonts w:ascii="Times" w:hAnsi="Times"/>
          <w:color w:val="000000" w:themeColor="text1"/>
          <w:shd w:val="clear" w:color="auto" w:fill="FFFFFF"/>
        </w:rPr>
        <w:t>trends,</w:t>
      </w:r>
      <w:r w:rsidR="00341436"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relation to external factors</w:t>
      </w:r>
      <w:r w:rsidRPr="002E48C9">
        <w:rPr>
          <w:rFonts w:ascii="Times" w:hAnsi="Times"/>
          <w:color w:val="000000" w:themeColor="text1"/>
          <w:shd w:val="clear" w:color="auto" w:fill="FFFFFF"/>
          <w:lang w:val="en-US"/>
        </w:rPr>
        <w:t>.</w:t>
      </w:r>
      <w:r w:rsidRPr="002E48C9">
        <w:rPr>
          <w:rFonts w:ascii="Times" w:hAnsi="Times"/>
          <w:color w:val="000000" w:themeColor="text1"/>
          <w:shd w:val="clear" w:color="auto" w:fill="FFFFFF"/>
        </w:rPr>
        <w:t xml:space="preserve"> In contrast, time series forecasting</w:t>
      </w:r>
      <w:r w:rsidR="0010517C">
        <w:rPr>
          <w:rFonts w:ascii="Times" w:hAnsi="Times"/>
          <w:color w:val="000000" w:themeColor="text1"/>
          <w:shd w:val="clear" w:color="auto" w:fill="FFFFFF"/>
        </w:rPr>
        <w:t xml:space="preserve">, </w:t>
      </w:r>
      <w:proofErr w:type="spellStart"/>
      <w:r w:rsidR="0010517C" w:rsidRPr="002650E8">
        <w:rPr>
          <w:rFonts w:ascii="Times" w:eastAsiaTheme="minorHAnsi" w:hAnsi="Times" w:cs="AppleSystemUIFont"/>
          <w:color w:val="000000" w:themeColor="text1"/>
          <w:lang w:val="en-GB" w:eastAsia="en-US"/>
        </w:rPr>
        <w:t>Gecili</w:t>
      </w:r>
      <w:proofErr w:type="spellEnd"/>
      <w:r w:rsidR="0010517C">
        <w:rPr>
          <w:rFonts w:ascii="Times" w:hAnsi="Times"/>
          <w:color w:val="000000" w:themeColor="text1"/>
          <w:shd w:val="clear" w:color="auto" w:fill="FFFFFF"/>
        </w:rPr>
        <w:t xml:space="preserve"> et al. [6] and Brownlee [32]</w:t>
      </w:r>
      <w:r w:rsidRPr="002E48C9">
        <w:rPr>
          <w:rFonts w:ascii="Times" w:hAnsi="Times"/>
          <w:color w:val="000000" w:themeColor="text1"/>
          <w:shd w:val="clear" w:color="auto" w:fill="FFFFFF"/>
        </w:rPr>
        <w:t xml:space="preserve"> uses the information in a time series (perhaps with additional information) to forecast future values of that </w:t>
      </w:r>
      <w:r w:rsidR="0001595C" w:rsidRPr="002E48C9">
        <w:rPr>
          <w:rFonts w:ascii="Times" w:hAnsi="Times"/>
          <w:color w:val="000000" w:themeColor="text1"/>
          <w:shd w:val="clear" w:color="auto" w:fill="FFFFFF"/>
        </w:rPr>
        <w:t>series</w:t>
      </w:r>
      <w:r w:rsidRPr="002E48C9">
        <w:rPr>
          <w:rFonts w:ascii="Times" w:hAnsi="Times"/>
          <w:color w:val="000000" w:themeColor="text1"/>
          <w:shd w:val="clear" w:color="auto" w:fill="FFFFFF"/>
          <w:lang w:val="en-US"/>
        </w:rPr>
        <w:t xml:space="preserve">. </w:t>
      </w:r>
      <w:r w:rsidR="00341436" w:rsidRPr="002E48C9">
        <w:rPr>
          <w:rFonts w:ascii="Times" w:hAnsi="Times" w:cs="Arial"/>
          <w:color w:val="000000" w:themeColor="text1"/>
          <w:shd w:val="clear" w:color="auto" w:fill="FFFFFF"/>
          <w:lang w:val="en-US"/>
        </w:rPr>
        <w:t>The</w:t>
      </w:r>
      <w:r w:rsidRPr="002E48C9">
        <w:rPr>
          <w:rFonts w:ascii="Times" w:hAnsi="Times" w:cs="Arial"/>
          <w:color w:val="000000" w:themeColor="text1"/>
          <w:shd w:val="clear" w:color="auto" w:fill="FFFFFF"/>
          <w:lang w:val="en-US"/>
        </w:rPr>
        <w:t xml:space="preserve"> COVID-19 dataset is maintained </w:t>
      </w:r>
      <w:r w:rsidR="00341436" w:rsidRPr="002E48C9">
        <w:rPr>
          <w:rFonts w:ascii="Times" w:hAnsi="Times" w:cs="Arial"/>
          <w:color w:val="000000" w:themeColor="text1"/>
          <w:shd w:val="clear" w:color="auto" w:fill="FFFFFF"/>
          <w:lang w:val="en-US"/>
        </w:rPr>
        <w:t>on a global basis,</w:t>
      </w:r>
      <w:r w:rsidRPr="002E48C9">
        <w:rPr>
          <w:rFonts w:ascii="Times" w:hAnsi="Times" w:cs="Arial"/>
          <w:color w:val="000000" w:themeColor="text1"/>
          <w:shd w:val="clear" w:color="auto" w:fill="FFFFFF"/>
          <w:lang w:val="en-US"/>
        </w:rPr>
        <w:t xml:space="preserve"> so it is more trustworthy and with time series forecasting models can be considered as suitable for our research to get the predicted results and hence generate our required uncertainty data</w:t>
      </w:r>
      <w:r w:rsidR="006B0DAB" w:rsidRPr="002E48C9">
        <w:rPr>
          <w:rFonts w:ascii="Times" w:hAnsi="Times" w:cs="Arial"/>
          <w:color w:val="000000" w:themeColor="text1"/>
          <w:shd w:val="clear" w:color="auto" w:fill="FFFFFF"/>
          <w:lang w:val="en-US"/>
        </w:rPr>
        <w:t xml:space="preserve"> to represent chromatic aberration in visualization area.</w:t>
      </w:r>
    </w:p>
    <w:p w14:paraId="5C962274" w14:textId="65FB5BD0" w:rsidR="00B00EE7" w:rsidRPr="002E48C9" w:rsidRDefault="00B00EE7" w:rsidP="00B76F3D">
      <w:pPr>
        <w:spacing w:line="360" w:lineRule="auto"/>
        <w:rPr>
          <w:color w:val="000000" w:themeColor="text1"/>
          <w:lang w:val="en-US"/>
        </w:rPr>
      </w:pPr>
    </w:p>
    <w:p w14:paraId="76E4B16A" w14:textId="53C81643" w:rsidR="004F5A75" w:rsidRPr="004F5A75" w:rsidRDefault="00B00EE7" w:rsidP="004F5A75">
      <w:pPr>
        <w:shd w:val="clear" w:color="auto" w:fill="FFFFFF"/>
        <w:spacing w:line="360" w:lineRule="auto"/>
        <w:jc w:val="both"/>
        <w:rPr>
          <w:rFonts w:ascii="Times" w:hAnsi="Times" w:cs="Menlo"/>
          <w:color w:val="000000" w:themeColor="text1"/>
        </w:rPr>
      </w:pPr>
      <w:r w:rsidRPr="002E48C9">
        <w:rPr>
          <w:b/>
          <w:bCs/>
          <w:color w:val="000000" w:themeColor="text1"/>
          <w:lang w:val="en-US"/>
        </w:rPr>
        <w:t>3.2.</w:t>
      </w:r>
      <w:r w:rsidR="003D6EF6">
        <w:rPr>
          <w:b/>
          <w:bCs/>
          <w:color w:val="000000" w:themeColor="text1"/>
          <w:lang w:val="en-US"/>
        </w:rPr>
        <w:t>3</w:t>
      </w:r>
      <w:r w:rsidRPr="002E48C9">
        <w:rPr>
          <w:b/>
          <w:bCs/>
          <w:color w:val="000000" w:themeColor="text1"/>
          <w:lang w:val="en-US"/>
        </w:rPr>
        <w:tab/>
        <w:t>Concerns of Forecasting</w:t>
      </w:r>
      <w:r w:rsidRPr="002E48C9">
        <w:rPr>
          <w:b/>
          <w:bCs/>
          <w:color w:val="000000" w:themeColor="text1"/>
          <w:lang w:val="en-US"/>
        </w:rPr>
        <w:tab/>
      </w:r>
      <w:r w:rsidRPr="002E48C9">
        <w:rPr>
          <w:b/>
          <w:bCs/>
          <w:color w:val="000000" w:themeColor="text1"/>
          <w:lang w:val="en-US"/>
        </w:rPr>
        <w:br/>
      </w:r>
      <w:r w:rsidRPr="002E48C9">
        <w:rPr>
          <w:rFonts w:ascii="Times" w:hAnsi="Times" w:cs="Arial"/>
          <w:color w:val="000000" w:themeColor="text1"/>
          <w:shd w:val="clear" w:color="auto" w:fill="FFFFFF"/>
        </w:rPr>
        <w:t xml:space="preserve">Time series forecasting is an important area of machine learning. It is important because there are so many prediction problems that involve </w:t>
      </w:r>
      <w:r w:rsidRPr="002E48C9">
        <w:rPr>
          <w:rFonts w:ascii="Times" w:hAnsi="Times" w:cs="Arial"/>
          <w:color w:val="000000" w:themeColor="text1"/>
          <w:shd w:val="clear" w:color="auto" w:fill="FFFFFF"/>
          <w:lang w:val="en-US"/>
        </w:rPr>
        <w:t>real life</w:t>
      </w:r>
      <w:r w:rsidRPr="002E48C9">
        <w:rPr>
          <w:rFonts w:ascii="Times" w:hAnsi="Times" w:cs="Arial"/>
          <w:color w:val="000000" w:themeColor="text1"/>
          <w:shd w:val="clear" w:color="auto" w:fill="FFFFFF"/>
        </w:rPr>
        <w:t xml:space="preserve"> </w:t>
      </w:r>
      <w:r w:rsidRPr="002E48C9">
        <w:rPr>
          <w:rFonts w:ascii="Times" w:hAnsi="Times" w:cs="Arial"/>
          <w:color w:val="000000" w:themeColor="text1"/>
          <w:shd w:val="clear" w:color="auto" w:fill="FFFFFF"/>
          <w:lang w:val="en-US"/>
        </w:rPr>
        <w:t xml:space="preserve">issues </w:t>
      </w:r>
      <w:r w:rsidR="008A5CCC" w:rsidRPr="002E48C9">
        <w:rPr>
          <w:rFonts w:ascii="Times" w:hAnsi="Times" w:cs="Arial"/>
          <w:color w:val="000000" w:themeColor="text1"/>
          <w:shd w:val="clear" w:color="auto" w:fill="FFFFFF"/>
          <w:lang w:val="en-US"/>
        </w:rPr>
        <w:t>like</w:t>
      </w:r>
      <w:r w:rsidRPr="002E48C9">
        <w:rPr>
          <w:rFonts w:ascii="Times" w:hAnsi="Times" w:cs="Arial"/>
          <w:color w:val="000000" w:themeColor="text1"/>
          <w:shd w:val="clear" w:color="auto" w:fill="FFFFFF"/>
          <w:lang w:val="en-US"/>
        </w:rPr>
        <w:t xml:space="preserve"> </w:t>
      </w:r>
      <w:r w:rsidRPr="002E48C9">
        <w:rPr>
          <w:rFonts w:ascii="Times" w:hAnsi="Times" w:cs="Arial"/>
          <w:color w:val="000000" w:themeColor="text1"/>
          <w:shd w:val="clear" w:color="auto" w:fill="FFFFFF"/>
        </w:rPr>
        <w:t>time component</w:t>
      </w:r>
      <w:r w:rsidRPr="002E48C9">
        <w:rPr>
          <w:rFonts w:ascii="Times" w:hAnsi="Times" w:cs="Arial"/>
          <w:color w:val="000000" w:themeColor="text1"/>
          <w:shd w:val="clear" w:color="auto" w:fill="FFFFFF"/>
          <w:lang w:val="en-US"/>
        </w:rPr>
        <w:t xml:space="preserve">. In forecasting it is very important </w:t>
      </w:r>
      <w:r w:rsidR="008A6B09" w:rsidRPr="002E48C9">
        <w:rPr>
          <w:rFonts w:ascii="Times" w:hAnsi="Times" w:cs="Arial"/>
          <w:color w:val="000000" w:themeColor="text1"/>
          <w:shd w:val="clear" w:color="auto" w:fill="FFFFFF"/>
          <w:lang w:val="en-US"/>
        </w:rPr>
        <w:t xml:space="preserve">to </w:t>
      </w:r>
      <w:r w:rsidRPr="002E48C9">
        <w:rPr>
          <w:rFonts w:ascii="Times" w:hAnsi="Times" w:cs="Arial"/>
          <w:color w:val="000000" w:themeColor="text1"/>
          <w:shd w:val="clear" w:color="auto" w:fill="FFFFFF"/>
          <w:lang w:val="en-US"/>
        </w:rPr>
        <w:t xml:space="preserve">understand the goal of the problem and </w:t>
      </w:r>
      <w:r w:rsidR="008A6B09" w:rsidRPr="002E48C9">
        <w:rPr>
          <w:rFonts w:ascii="Times" w:hAnsi="Times" w:cs="Arial"/>
          <w:color w:val="000000" w:themeColor="text1"/>
          <w:shd w:val="clear" w:color="auto" w:fill="FFFFFF"/>
          <w:lang w:val="en-US"/>
        </w:rPr>
        <w:t xml:space="preserve">the </w:t>
      </w:r>
      <w:r w:rsidRPr="002E48C9">
        <w:rPr>
          <w:rFonts w:ascii="Times" w:hAnsi="Times" w:cs="Arial"/>
          <w:color w:val="000000" w:themeColor="text1"/>
          <w:shd w:val="clear" w:color="auto" w:fill="FFFFFF"/>
          <w:lang w:val="en-US"/>
        </w:rPr>
        <w:t>nature of the available data. For instance, the volume of data, time horizons (short, medium</w:t>
      </w:r>
      <w:r w:rsidR="004F5A75">
        <w:rPr>
          <w:rFonts w:ascii="Times" w:hAnsi="Times" w:cs="Arial"/>
          <w:color w:val="000000" w:themeColor="text1"/>
          <w:shd w:val="clear" w:color="auto" w:fill="FFFFFF"/>
          <w:lang w:val="en-US"/>
        </w:rPr>
        <w:t>,</w:t>
      </w:r>
      <w:r w:rsidRPr="002E48C9">
        <w:rPr>
          <w:rFonts w:ascii="Times" w:hAnsi="Times" w:cs="Arial"/>
          <w:color w:val="000000" w:themeColor="text1"/>
          <w:shd w:val="clear" w:color="auto" w:fill="FFFFFF"/>
          <w:lang w:val="en-US"/>
        </w:rPr>
        <w:t xml:space="preserve"> or long term), frequency of update etc. plays </w:t>
      </w:r>
      <w:r w:rsidR="008A6B09" w:rsidRPr="002E48C9">
        <w:rPr>
          <w:rFonts w:ascii="Times" w:hAnsi="Times" w:cs="Arial"/>
          <w:color w:val="000000" w:themeColor="text1"/>
          <w:shd w:val="clear" w:color="auto" w:fill="FFFFFF"/>
          <w:lang w:val="en-US"/>
        </w:rPr>
        <w:t xml:space="preserve">an </w:t>
      </w:r>
      <w:r w:rsidRPr="002E48C9">
        <w:rPr>
          <w:rFonts w:ascii="Times" w:hAnsi="Times" w:cs="Arial"/>
          <w:color w:val="000000" w:themeColor="text1"/>
          <w:shd w:val="clear" w:color="auto" w:fill="FFFFFF"/>
          <w:lang w:val="en-US"/>
        </w:rPr>
        <w:t xml:space="preserve">important role in forecasting. Sometimes time series data requires cleaning, scaling and even transformation, for example: if there are gaps/missing data, if there are outliers or corrupt data then those need to </w:t>
      </w:r>
      <w:r w:rsidR="008A6B09" w:rsidRPr="002E48C9">
        <w:rPr>
          <w:rFonts w:ascii="Times" w:hAnsi="Times" w:cs="Arial"/>
          <w:color w:val="000000" w:themeColor="text1"/>
          <w:shd w:val="clear" w:color="auto" w:fill="FFFFFF"/>
          <w:lang w:val="en-US"/>
        </w:rPr>
        <w:t>be addressed</w:t>
      </w:r>
      <w:r w:rsidR="004F5A75">
        <w:rPr>
          <w:rFonts w:ascii="Times" w:hAnsi="Times" w:cs="Arial"/>
          <w:color w:val="000000" w:themeColor="text1"/>
          <w:shd w:val="clear" w:color="auto" w:fill="FFFFFF"/>
          <w:lang w:val="en-US"/>
        </w:rPr>
        <w:t xml:space="preserve"> and corrected</w:t>
      </w:r>
      <w:r w:rsidRPr="002E48C9">
        <w:rPr>
          <w:rFonts w:ascii="Times" w:hAnsi="Times" w:cs="Arial"/>
          <w:color w:val="000000" w:themeColor="text1"/>
          <w:shd w:val="clear" w:color="auto" w:fill="FFFFFF"/>
          <w:lang w:val="en-US"/>
        </w:rPr>
        <w:t xml:space="preserve">. </w:t>
      </w:r>
      <w:r w:rsidR="008A5CCC" w:rsidRPr="002E48C9">
        <w:rPr>
          <w:rFonts w:ascii="Times" w:hAnsi="Times"/>
          <w:color w:val="000000" w:themeColor="text1"/>
          <w:spacing w:val="5"/>
          <w:shd w:val="clear" w:color="auto" w:fill="FFFFFF"/>
        </w:rPr>
        <w:t>Depending on the frequency, a time series can be of yearly (</w:t>
      </w:r>
      <w:r w:rsidR="001724D8"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annual budget), quarterly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profit</w:t>
      </w:r>
      <w:r w:rsidR="008A5CCC" w:rsidRPr="002E48C9">
        <w:rPr>
          <w:rFonts w:ascii="Times" w:hAnsi="Times"/>
          <w:color w:val="000000" w:themeColor="text1"/>
          <w:spacing w:val="5"/>
          <w:shd w:val="clear" w:color="auto" w:fill="FFFFFF"/>
        </w:rPr>
        <w:t>), monthly (</w:t>
      </w:r>
      <w:r w:rsidR="001724D8" w:rsidRPr="002E48C9">
        <w:rPr>
          <w:rFonts w:ascii="Times" w:hAnsi="Times"/>
          <w:color w:val="000000" w:themeColor="text1"/>
          <w:spacing w:val="5"/>
          <w:shd w:val="clear" w:color="auto" w:fill="FFFFFF"/>
        </w:rPr>
        <w:t xml:space="preserve">e.g., </w:t>
      </w:r>
      <w:r w:rsidR="00463F53">
        <w:rPr>
          <w:rFonts w:ascii="Times" w:hAnsi="Times"/>
          <w:color w:val="000000" w:themeColor="text1"/>
          <w:spacing w:val="5"/>
          <w:shd w:val="clear" w:color="auto" w:fill="FFFFFF"/>
        </w:rPr>
        <w:t>cash flow</w:t>
      </w:r>
      <w:r w:rsidR="008A5CCC" w:rsidRPr="002E48C9">
        <w:rPr>
          <w:rFonts w:ascii="Times" w:hAnsi="Times"/>
          <w:color w:val="000000" w:themeColor="text1"/>
          <w:spacing w:val="5"/>
          <w:shd w:val="clear" w:color="auto" w:fill="FFFFFF"/>
        </w:rPr>
        <w:t>), weekly (</w:t>
      </w:r>
      <w:r w:rsidR="001724D8" w:rsidRPr="002E48C9">
        <w:rPr>
          <w:rFonts w:ascii="Times" w:hAnsi="Times"/>
          <w:color w:val="000000" w:themeColor="text1"/>
          <w:spacing w:val="5"/>
          <w:shd w:val="clear" w:color="auto" w:fill="FFFFFF"/>
        </w:rPr>
        <w:t xml:space="preserve">e.g., </w:t>
      </w:r>
      <w:r w:rsidR="008A5CCC" w:rsidRPr="002E48C9">
        <w:rPr>
          <w:rFonts w:ascii="Times" w:hAnsi="Times"/>
          <w:color w:val="000000" w:themeColor="text1"/>
          <w:spacing w:val="5"/>
          <w:shd w:val="clear" w:color="auto" w:fill="FFFFFF"/>
        </w:rPr>
        <w:t>sales quantity), daily (e</w:t>
      </w:r>
      <w:r w:rsidR="001724D8" w:rsidRPr="002E48C9">
        <w:rPr>
          <w:rFonts w:ascii="Times" w:hAnsi="Times"/>
          <w:color w:val="000000" w:themeColor="text1"/>
          <w:spacing w:val="5"/>
          <w:shd w:val="clear" w:color="auto" w:fill="FFFFFF"/>
        </w:rPr>
        <w:t>.g.,</w:t>
      </w:r>
      <w:r w:rsidR="008A5CCC" w:rsidRPr="002E48C9">
        <w:rPr>
          <w:rFonts w:ascii="Times" w:hAnsi="Times"/>
          <w:color w:val="000000" w:themeColor="text1"/>
          <w:spacing w:val="5"/>
          <w:shd w:val="clear" w:color="auto" w:fill="FFFFFF"/>
        </w:rPr>
        <w:t xml:space="preserve"> weather forecast), hourly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stock market price), minutes (</w:t>
      </w:r>
      <w:r w:rsidR="0000356C"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calls in a call canter) and even seconds wise (</w:t>
      </w:r>
      <w:r w:rsidR="009E224F" w:rsidRPr="002E48C9">
        <w:rPr>
          <w:rFonts w:ascii="Times" w:hAnsi="Times"/>
          <w:color w:val="000000" w:themeColor="text1"/>
          <w:spacing w:val="5"/>
          <w:shd w:val="clear" w:color="auto" w:fill="FFFFFF"/>
        </w:rPr>
        <w:t>e.g.,</w:t>
      </w:r>
      <w:r w:rsidR="008A5CCC" w:rsidRPr="002E48C9">
        <w:rPr>
          <w:rFonts w:ascii="Times" w:hAnsi="Times"/>
          <w:color w:val="000000" w:themeColor="text1"/>
          <w:spacing w:val="5"/>
          <w:shd w:val="clear" w:color="auto" w:fill="FFFFFF"/>
        </w:rPr>
        <w:t xml:space="preserve"> web traffic). Being the covid pandemic world-wide concerns for whole humanity, we use the daily forecast mechanism to our research.</w:t>
      </w:r>
      <w:r w:rsidR="00F27726">
        <w:rPr>
          <w:rFonts w:ascii="Times" w:hAnsi="Times"/>
          <w:color w:val="000000" w:themeColor="text1"/>
          <w:spacing w:val="5"/>
          <w:shd w:val="clear" w:color="auto" w:fill="FFFFFF"/>
        </w:rPr>
        <w:t xml:space="preserve"> To compare the results side by side we have created prediction for 200 days from every model</w:t>
      </w:r>
      <w:r w:rsidR="004F5A75">
        <w:rPr>
          <w:rFonts w:ascii="Times" w:hAnsi="Times"/>
          <w:color w:val="000000" w:themeColor="text1"/>
          <w:spacing w:val="5"/>
          <w:shd w:val="clear" w:color="auto" w:fill="FFFFFF"/>
        </w:rPr>
        <w:t xml:space="preserve"> and for some properties such ‘new_cases’, ‘new_deaths’, </w:t>
      </w:r>
      <w:r w:rsidR="004F5A75" w:rsidRPr="004F5A75">
        <w:rPr>
          <w:rFonts w:ascii="Times" w:hAnsi="Times" w:cs="Menlo"/>
          <w:color w:val="000000" w:themeColor="text1"/>
        </w:rPr>
        <w:t>'new_tests', and 'new_vaccinations'</w:t>
      </w:r>
      <w:r w:rsidR="004F5A75">
        <w:rPr>
          <w:rFonts w:ascii="Times" w:hAnsi="Times" w:cs="Menlo"/>
          <w:color w:val="000000" w:themeColor="text1"/>
        </w:rPr>
        <w:t>.</w:t>
      </w:r>
    </w:p>
    <w:p w14:paraId="3F30A454" w14:textId="3E7719E8" w:rsidR="008A5CCC" w:rsidRDefault="008A5CCC" w:rsidP="008A5CCC">
      <w:pPr>
        <w:spacing w:line="360" w:lineRule="auto"/>
        <w:jc w:val="both"/>
        <w:rPr>
          <w:rFonts w:ascii="Times" w:hAnsi="Times"/>
          <w:color w:val="000000" w:themeColor="text1"/>
          <w:spacing w:val="5"/>
          <w:shd w:val="clear" w:color="auto" w:fill="FFFFFF"/>
        </w:rPr>
      </w:pPr>
    </w:p>
    <w:p w14:paraId="0492DBA3" w14:textId="1100A25B" w:rsidR="00463F53" w:rsidRDefault="00463F53" w:rsidP="008A5CCC">
      <w:pPr>
        <w:spacing w:line="360" w:lineRule="auto"/>
        <w:jc w:val="both"/>
        <w:rPr>
          <w:rFonts w:ascii="Times" w:hAnsi="Times"/>
          <w:color w:val="000000" w:themeColor="text1"/>
          <w:spacing w:val="5"/>
          <w:shd w:val="clear" w:color="auto" w:fill="FFFFFF"/>
        </w:rPr>
      </w:pPr>
    </w:p>
    <w:p w14:paraId="606141FE" w14:textId="46F13D53" w:rsidR="00463F53" w:rsidRDefault="00463F53" w:rsidP="008A5CCC">
      <w:pPr>
        <w:spacing w:line="360" w:lineRule="auto"/>
        <w:jc w:val="both"/>
        <w:rPr>
          <w:rFonts w:ascii="Times" w:hAnsi="Times"/>
          <w:b/>
          <w:bCs/>
          <w:color w:val="000000" w:themeColor="text1"/>
          <w:spacing w:val="5"/>
          <w:shd w:val="clear" w:color="auto" w:fill="FFFFFF"/>
        </w:rPr>
      </w:pPr>
      <w:r w:rsidRPr="00463F53">
        <w:rPr>
          <w:rFonts w:ascii="Times" w:hAnsi="Times"/>
          <w:b/>
          <w:bCs/>
          <w:color w:val="000000" w:themeColor="text1"/>
          <w:spacing w:val="5"/>
          <w:shd w:val="clear" w:color="auto" w:fill="FFFFFF"/>
        </w:rPr>
        <w:lastRenderedPageBreak/>
        <w:t>3.2.</w:t>
      </w:r>
      <w:r w:rsidR="003D6EF6">
        <w:rPr>
          <w:rFonts w:ascii="Times" w:hAnsi="Times"/>
          <w:b/>
          <w:bCs/>
          <w:color w:val="000000" w:themeColor="text1"/>
          <w:spacing w:val="5"/>
          <w:shd w:val="clear" w:color="auto" w:fill="FFFFFF"/>
        </w:rPr>
        <w:t>4</w:t>
      </w:r>
      <w:r w:rsidRPr="00463F53">
        <w:rPr>
          <w:rFonts w:ascii="Times" w:hAnsi="Times"/>
          <w:b/>
          <w:bCs/>
          <w:color w:val="000000" w:themeColor="text1"/>
          <w:spacing w:val="5"/>
          <w:shd w:val="clear" w:color="auto" w:fill="FFFFFF"/>
        </w:rPr>
        <w:tab/>
        <w:t>Example of Forecasting</w:t>
      </w:r>
    </w:p>
    <w:p w14:paraId="73F1C8D0" w14:textId="02B7D7A5" w:rsidR="000C6028" w:rsidRPr="002E48C9" w:rsidRDefault="0001595C" w:rsidP="00B76F3D">
      <w:pPr>
        <w:spacing w:line="360" w:lineRule="auto"/>
        <w:jc w:val="both"/>
        <w:rPr>
          <w:color w:val="000000" w:themeColor="text1"/>
        </w:rPr>
      </w:pPr>
      <w:r>
        <w:rPr>
          <w:noProof/>
          <w:color w:val="000000" w:themeColor="text1"/>
        </w:rPr>
        <w:drawing>
          <wp:inline distT="0" distB="0" distL="0" distR="0" wp14:anchorId="61D88040" wp14:editId="0270E767">
            <wp:extent cx="5731510" cy="4483100"/>
            <wp:effectExtent l="0" t="0" r="0" b="0"/>
            <wp:docPr id="11" name="Picture 11" descr="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ist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483100"/>
                    </a:xfrm>
                    <a:prstGeom prst="rect">
                      <a:avLst/>
                    </a:prstGeom>
                  </pic:spPr>
                </pic:pic>
              </a:graphicData>
            </a:graphic>
          </wp:inline>
        </w:drawing>
      </w:r>
    </w:p>
    <w:p w14:paraId="1DD6CB7E" w14:textId="0F85F576" w:rsidR="00B00EE7" w:rsidRPr="000C6028" w:rsidRDefault="000C6028" w:rsidP="00B76F3D">
      <w:pPr>
        <w:spacing w:line="360" w:lineRule="auto"/>
        <w:rPr>
          <w:rFonts w:ascii="Times" w:hAnsi="Times"/>
          <w:color w:val="000000" w:themeColor="text1"/>
          <w:lang w:val="en-US"/>
        </w:rPr>
      </w:pPr>
      <w:r w:rsidRPr="000C6028">
        <w:rPr>
          <w:rFonts w:ascii="Times" w:hAnsi="Times"/>
          <w:color w:val="000000" w:themeColor="text1"/>
          <w:lang w:val="en-US"/>
        </w:rPr>
        <w:t>Figure</w:t>
      </w:r>
      <w:r>
        <w:rPr>
          <w:rFonts w:ascii="Times" w:hAnsi="Times"/>
          <w:color w:val="000000" w:themeColor="text1"/>
          <w:lang w:val="en-US"/>
        </w:rPr>
        <w:t>-</w:t>
      </w:r>
      <w:r w:rsidR="00A766DD">
        <w:rPr>
          <w:rFonts w:ascii="Times" w:hAnsi="Times"/>
          <w:color w:val="000000" w:themeColor="text1"/>
          <w:lang w:val="en-US"/>
        </w:rPr>
        <w:t>4</w:t>
      </w:r>
      <w:r>
        <w:rPr>
          <w:rFonts w:ascii="Times" w:hAnsi="Times"/>
          <w:color w:val="000000" w:themeColor="text1"/>
          <w:lang w:val="en-US"/>
        </w:rPr>
        <w:t xml:space="preserve">: </w:t>
      </w:r>
      <w:r w:rsidR="00463F53">
        <w:rPr>
          <w:rFonts w:ascii="Times" w:hAnsi="Times"/>
          <w:color w:val="000000" w:themeColor="text1"/>
          <w:lang w:val="en-US"/>
        </w:rPr>
        <w:t>Example of daily covid forecasting</w:t>
      </w:r>
      <w:r w:rsidR="003B2F36">
        <w:rPr>
          <w:rFonts w:ascii="Times" w:hAnsi="Times"/>
          <w:color w:val="000000" w:themeColor="text1"/>
          <w:lang w:val="en-US"/>
        </w:rPr>
        <w:t xml:space="preserve"> for 200 days</w:t>
      </w:r>
    </w:p>
    <w:p w14:paraId="2B82A33F" w14:textId="28500F8F" w:rsidR="003A3D25" w:rsidRPr="002E48C9" w:rsidRDefault="003A3D25" w:rsidP="00B76F3D">
      <w:pPr>
        <w:spacing w:line="360" w:lineRule="auto"/>
        <w:rPr>
          <w:rFonts w:ascii="Times" w:hAnsi="Times"/>
          <w:color w:val="000000" w:themeColor="text1"/>
          <w:lang w:val="en-US"/>
        </w:rPr>
      </w:pPr>
    </w:p>
    <w:p w14:paraId="252690FC" w14:textId="0E8812E3" w:rsidR="00952FE4" w:rsidRPr="00A35E9C" w:rsidRDefault="00952FE4" w:rsidP="00952FE4">
      <w:pPr>
        <w:spacing w:line="360" w:lineRule="auto"/>
        <w:jc w:val="both"/>
        <w:rPr>
          <w:rFonts w:ascii="Times" w:hAnsi="Times"/>
          <w:color w:val="000000" w:themeColor="text1"/>
        </w:rPr>
      </w:pPr>
      <w:r>
        <w:rPr>
          <w:rFonts w:ascii="Times" w:hAnsi="Times"/>
          <w:color w:val="000000" w:themeColor="text1"/>
        </w:rPr>
        <w:t xml:space="preserve">The above </w:t>
      </w:r>
      <w:r w:rsidR="00EB1F84">
        <w:rPr>
          <w:rFonts w:ascii="Times" w:hAnsi="Times"/>
          <w:color w:val="000000" w:themeColor="text1"/>
        </w:rPr>
        <w:t>F</w:t>
      </w:r>
      <w:r>
        <w:rPr>
          <w:rFonts w:ascii="Times" w:hAnsi="Times"/>
          <w:color w:val="000000" w:themeColor="text1"/>
        </w:rPr>
        <w:t>igure</w:t>
      </w:r>
      <w:r w:rsidR="00EB1F84">
        <w:rPr>
          <w:rFonts w:ascii="Times" w:hAnsi="Times"/>
          <w:color w:val="000000" w:themeColor="text1"/>
        </w:rPr>
        <w:t>-4</w:t>
      </w:r>
      <w:r>
        <w:rPr>
          <w:rFonts w:ascii="Times" w:hAnsi="Times"/>
          <w:color w:val="000000" w:themeColor="text1"/>
        </w:rPr>
        <w:t xml:space="preserve"> shows the daily forecasting of number </w:t>
      </w:r>
      <w:r w:rsidR="004F5A75">
        <w:rPr>
          <w:rFonts w:ascii="Times" w:hAnsi="Times"/>
          <w:color w:val="000000" w:themeColor="text1"/>
        </w:rPr>
        <w:t xml:space="preserve">of </w:t>
      </w:r>
      <w:r>
        <w:rPr>
          <w:rFonts w:ascii="Times" w:hAnsi="Times"/>
          <w:color w:val="000000" w:themeColor="text1"/>
        </w:rPr>
        <w:t xml:space="preserve">new cases for United States based on previous statistics. So, in the blackish line in left shows the actual occurrences and the </w:t>
      </w:r>
      <w:r w:rsidR="0001595C">
        <w:rPr>
          <w:rFonts w:ascii="Times" w:hAnsi="Times"/>
          <w:color w:val="000000" w:themeColor="text1"/>
        </w:rPr>
        <w:t>reddish line</w:t>
      </w:r>
      <w:r>
        <w:rPr>
          <w:rFonts w:ascii="Times" w:hAnsi="Times"/>
          <w:color w:val="000000" w:themeColor="text1"/>
        </w:rPr>
        <w:t xml:space="preserve"> at right shows the predicted number of cases and </w:t>
      </w:r>
      <w:r w:rsidR="0001595C">
        <w:rPr>
          <w:rFonts w:ascii="Times" w:hAnsi="Times"/>
          <w:color w:val="000000" w:themeColor="text1"/>
        </w:rPr>
        <w:t>greyed</w:t>
      </w:r>
      <w:r>
        <w:rPr>
          <w:rFonts w:ascii="Times" w:hAnsi="Times"/>
          <w:color w:val="000000" w:themeColor="text1"/>
        </w:rPr>
        <w:t xml:space="preserve"> background surrounding the predicted line represents the ranges of model prediction, that means the model can predict a value between the lower and upper value for a certain day</w:t>
      </w:r>
      <w:r w:rsidR="0001595C">
        <w:rPr>
          <w:rFonts w:ascii="Times" w:hAnsi="Times"/>
          <w:color w:val="000000" w:themeColor="text1"/>
        </w:rPr>
        <w:t xml:space="preserve"> and that grey area represents the area of uncertainty.</w:t>
      </w:r>
    </w:p>
    <w:p w14:paraId="2824F2BA" w14:textId="2C8085AA" w:rsidR="003A3D25" w:rsidRPr="002E48C9" w:rsidRDefault="003A3D25" w:rsidP="00B76F3D">
      <w:pPr>
        <w:spacing w:line="360" w:lineRule="auto"/>
        <w:rPr>
          <w:rFonts w:ascii="Times" w:hAnsi="Times"/>
          <w:b/>
          <w:bCs/>
          <w:color w:val="000000" w:themeColor="text1"/>
          <w:lang w:val="en-US"/>
        </w:rPr>
      </w:pPr>
    </w:p>
    <w:p w14:paraId="259BEE9E" w14:textId="4907E7CB" w:rsidR="00F669F5" w:rsidRPr="002E48C9" w:rsidRDefault="003A3D25" w:rsidP="008A6B09">
      <w:pPr>
        <w:spacing w:line="360" w:lineRule="auto"/>
        <w:jc w:val="both"/>
        <w:rPr>
          <w:rFonts w:ascii="Times" w:hAnsi="Times"/>
          <w:color w:val="000000" w:themeColor="text1"/>
        </w:rPr>
      </w:pPr>
      <w:r w:rsidRPr="002E48C9">
        <w:rPr>
          <w:rFonts w:ascii="Times" w:hAnsi="Times"/>
          <w:b/>
          <w:bCs/>
          <w:color w:val="000000" w:themeColor="text1"/>
          <w:lang w:val="en-US"/>
        </w:rPr>
        <w:t>3.</w:t>
      </w:r>
      <w:r w:rsidR="0083398E" w:rsidRPr="002E48C9">
        <w:rPr>
          <w:rFonts w:ascii="Times" w:hAnsi="Times"/>
          <w:b/>
          <w:bCs/>
          <w:color w:val="000000" w:themeColor="text1"/>
          <w:lang w:val="en-US"/>
        </w:rPr>
        <w:t>3</w:t>
      </w:r>
      <w:r w:rsidRPr="002E48C9">
        <w:rPr>
          <w:rFonts w:ascii="Times" w:hAnsi="Times"/>
          <w:b/>
          <w:bCs/>
          <w:color w:val="000000" w:themeColor="text1"/>
          <w:lang w:val="en-US"/>
        </w:rPr>
        <w:tab/>
      </w:r>
      <w:r w:rsidR="00C23BC9" w:rsidRPr="002E48C9">
        <w:rPr>
          <w:rFonts w:ascii="Times" w:hAnsi="Times"/>
          <w:b/>
          <w:bCs/>
          <w:color w:val="000000" w:themeColor="text1"/>
          <w:lang w:val="en-US"/>
        </w:rPr>
        <w:t>MLP</w:t>
      </w:r>
      <w:r w:rsidR="00E233FB" w:rsidRPr="002E48C9">
        <w:rPr>
          <w:rFonts w:ascii="Times" w:hAnsi="Times"/>
          <w:color w:val="000000" w:themeColor="text1"/>
          <w:lang w:val="en-US"/>
        </w:rPr>
        <w:br/>
      </w:r>
      <w:r w:rsidR="00E233FB" w:rsidRPr="002E48C9">
        <w:rPr>
          <w:rFonts w:ascii="Times" w:hAnsi="Times" w:cs="Arial"/>
          <w:color w:val="000000" w:themeColor="text1"/>
          <w:shd w:val="clear" w:color="auto" w:fill="FFFFFF"/>
        </w:rPr>
        <w:t>A multilayer perceptron (MLP) is a class of feedforward artificial neural network (ANN). </w:t>
      </w:r>
      <w:r w:rsidR="00F669F5" w:rsidRPr="002E48C9">
        <w:rPr>
          <w:rFonts w:ascii="Times" w:hAnsi="Times"/>
          <w:color w:val="000000" w:themeColor="text1"/>
          <w:shd w:val="clear" w:color="auto" w:fill="FFFFFF"/>
          <w:lang w:val="en-US"/>
        </w:rPr>
        <w:t>It</w:t>
      </w:r>
      <w:r w:rsidR="00E233FB" w:rsidRPr="002E48C9">
        <w:rPr>
          <w:rFonts w:ascii="Times" w:hAnsi="Times"/>
          <w:color w:val="000000" w:themeColor="text1"/>
          <w:lang w:val="en-US"/>
        </w:rPr>
        <w:t xml:space="preserve"> </w:t>
      </w:r>
      <w:r w:rsidR="00E233FB" w:rsidRPr="002E48C9">
        <w:rPr>
          <w:rFonts w:ascii="Times" w:hAnsi="Times"/>
          <w:color w:val="000000" w:themeColor="text1"/>
          <w:shd w:val="clear" w:color="auto" w:fill="FFFFFF"/>
        </w:rPr>
        <w:t xml:space="preserve">is a neural network connecting multiple layers in a directed graph, which means that the signal </w:t>
      </w:r>
      <w:r w:rsidR="00E233FB" w:rsidRPr="002E48C9">
        <w:rPr>
          <w:rFonts w:ascii="Times" w:hAnsi="Times"/>
          <w:color w:val="000000" w:themeColor="text1"/>
          <w:shd w:val="clear" w:color="auto" w:fill="FFFFFF"/>
          <w:lang w:val="en-US"/>
        </w:rPr>
        <w:t>passes</w:t>
      </w:r>
      <w:r w:rsidR="00E233FB" w:rsidRPr="002E48C9">
        <w:rPr>
          <w:rFonts w:ascii="Times" w:hAnsi="Times"/>
          <w:color w:val="000000" w:themeColor="text1"/>
          <w:shd w:val="clear" w:color="auto" w:fill="FFFFFF"/>
        </w:rPr>
        <w:t xml:space="preserve"> through the nodes only </w:t>
      </w:r>
      <w:r w:rsidR="00F669F5" w:rsidRPr="002E48C9">
        <w:rPr>
          <w:rFonts w:ascii="Times" w:hAnsi="Times"/>
          <w:color w:val="000000" w:themeColor="text1"/>
          <w:shd w:val="clear" w:color="auto" w:fill="FFFFFF"/>
          <w:lang w:val="en-US"/>
        </w:rPr>
        <w:t>in</w:t>
      </w:r>
      <w:r w:rsidR="00E233FB" w:rsidRPr="002E48C9">
        <w:rPr>
          <w:rFonts w:ascii="Times" w:hAnsi="Times"/>
          <w:color w:val="000000" w:themeColor="text1"/>
          <w:shd w:val="clear" w:color="auto" w:fill="FFFFFF"/>
        </w:rPr>
        <w:t xml:space="preserve"> one </w:t>
      </w:r>
      <w:r w:rsidR="00E233FB" w:rsidRPr="002E48C9">
        <w:rPr>
          <w:rFonts w:ascii="Times" w:hAnsi="Times"/>
          <w:color w:val="000000" w:themeColor="text1"/>
          <w:shd w:val="clear" w:color="auto" w:fill="FFFFFF"/>
          <w:lang w:val="en-US"/>
        </w:rPr>
        <w:t>direction</w:t>
      </w:r>
      <w:r w:rsidR="00E233FB" w:rsidRPr="002E48C9">
        <w:rPr>
          <w:rFonts w:ascii="Times" w:hAnsi="Times"/>
          <w:color w:val="000000" w:themeColor="text1"/>
          <w:shd w:val="clear" w:color="auto" w:fill="FFFFFF"/>
        </w:rPr>
        <w:t xml:space="preserve">. </w:t>
      </w:r>
      <w:r w:rsidR="00F669F5" w:rsidRPr="002E48C9">
        <w:rPr>
          <w:rFonts w:ascii="Times" w:hAnsi="Times"/>
          <w:color w:val="000000" w:themeColor="text1"/>
          <w:shd w:val="clear" w:color="auto" w:fill="FFFFFF"/>
          <w:lang w:val="en-US"/>
        </w:rPr>
        <w:t xml:space="preserve">It </w:t>
      </w:r>
      <w:r w:rsidR="00F669F5" w:rsidRPr="002E48C9">
        <w:rPr>
          <w:rFonts w:ascii="Times" w:hAnsi="Times"/>
          <w:color w:val="000000" w:themeColor="text1"/>
          <w:shd w:val="clear" w:color="auto" w:fill="FFFFFF"/>
        </w:rPr>
        <w:t xml:space="preserve">can be used for time series forecasting by taking multiple observations at prior time steps, called lag observations, and using them as input features and predicting </w:t>
      </w:r>
      <w:r w:rsidR="0001595C" w:rsidRPr="002E48C9">
        <w:rPr>
          <w:rFonts w:ascii="Times" w:hAnsi="Times"/>
          <w:color w:val="000000" w:themeColor="text1"/>
          <w:shd w:val="clear" w:color="auto" w:fill="FFFFFF"/>
        </w:rPr>
        <w:t>one or more</w:t>
      </w:r>
      <w:r w:rsidR="0001595C" w:rsidRPr="002E48C9">
        <w:rPr>
          <w:rFonts w:ascii="Times" w:hAnsi="Times"/>
          <w:color w:val="000000" w:themeColor="text1"/>
          <w:shd w:val="clear" w:color="auto" w:fill="FFFFFF"/>
          <w:lang w:val="en-US"/>
        </w:rPr>
        <w:t>-time</w:t>
      </w:r>
      <w:r w:rsidR="00F669F5" w:rsidRPr="002E48C9">
        <w:rPr>
          <w:rFonts w:ascii="Times" w:hAnsi="Times"/>
          <w:color w:val="000000" w:themeColor="text1"/>
          <w:shd w:val="clear" w:color="auto" w:fill="FFFFFF"/>
        </w:rPr>
        <w:t xml:space="preserve"> steps from those observations.</w:t>
      </w:r>
      <w:r w:rsidR="00F669F5" w:rsidRPr="002E48C9">
        <w:rPr>
          <w:rFonts w:ascii="Times" w:hAnsi="Times"/>
          <w:color w:val="000000" w:themeColor="text1"/>
          <w:shd w:val="clear" w:color="auto" w:fill="FFFFFF"/>
          <w:lang w:val="en-US"/>
        </w:rPr>
        <w:t xml:space="preserve"> </w:t>
      </w:r>
      <w:r w:rsidR="00F669F5" w:rsidRPr="002E48C9">
        <w:rPr>
          <w:rFonts w:ascii="Times" w:hAnsi="Times"/>
          <w:color w:val="000000" w:themeColor="text1"/>
          <w:shd w:val="clear" w:color="auto" w:fill="FFFFFF"/>
        </w:rPr>
        <w:t xml:space="preserve">The training </w:t>
      </w:r>
      <w:r w:rsidR="00F669F5" w:rsidRPr="002E48C9">
        <w:rPr>
          <w:rFonts w:ascii="Times" w:hAnsi="Times"/>
          <w:color w:val="000000" w:themeColor="text1"/>
          <w:shd w:val="clear" w:color="auto" w:fill="FFFFFF"/>
        </w:rPr>
        <w:lastRenderedPageBreak/>
        <w:t xml:space="preserve">dataset is therefore a list of samples, where each sample has some number of observations from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prior to the time being forecasted, and the forecast is the next </w:t>
      </w:r>
      <w:r w:rsidR="00F669F5" w:rsidRPr="002E48C9">
        <w:rPr>
          <w:rFonts w:ascii="Times" w:hAnsi="Times"/>
          <w:color w:val="000000" w:themeColor="text1"/>
          <w:shd w:val="clear" w:color="auto" w:fill="FFFFFF"/>
          <w:lang w:val="en-US"/>
        </w:rPr>
        <w:t>days</w:t>
      </w:r>
      <w:r w:rsidR="00F669F5" w:rsidRPr="002E48C9">
        <w:rPr>
          <w:rFonts w:ascii="Times" w:hAnsi="Times"/>
          <w:color w:val="000000" w:themeColor="text1"/>
          <w:shd w:val="clear" w:color="auto" w:fill="FFFFFF"/>
        </w:rPr>
        <w:t xml:space="preserve"> in the sequence. </w:t>
      </w:r>
    </w:p>
    <w:p w14:paraId="3F50E183" w14:textId="6A1DF452" w:rsidR="00F669F5" w:rsidRPr="002E48C9" w:rsidRDefault="00F669F5" w:rsidP="00F669F5">
      <w:pPr>
        <w:rPr>
          <w:rFonts w:ascii="Times" w:hAnsi="Times"/>
          <w:color w:val="000000" w:themeColor="text1"/>
          <w:lang w:val="en-US"/>
        </w:rPr>
      </w:pPr>
    </w:p>
    <w:p w14:paraId="0A2EE44D" w14:textId="3A1199E9" w:rsidR="00F669F5" w:rsidRPr="002E48C9" w:rsidRDefault="00ED7E27" w:rsidP="00BE4694">
      <w:pPr>
        <w:jc w:val="center"/>
        <w:rPr>
          <w:rFonts w:ascii="Times" w:hAnsi="Times"/>
          <w:color w:val="000000" w:themeColor="text1"/>
        </w:rPr>
      </w:pPr>
      <w:r w:rsidRPr="002E48C9">
        <w:rPr>
          <w:rFonts w:ascii="Times" w:hAnsi="Times"/>
          <w:noProof/>
          <w:color w:val="000000" w:themeColor="text1"/>
        </w:rPr>
        <w:drawing>
          <wp:inline distT="0" distB="0" distL="0" distR="0" wp14:anchorId="32445692" wp14:editId="406A12FD">
            <wp:extent cx="3235569" cy="2004184"/>
            <wp:effectExtent l="0" t="0" r="3175" b="254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60707" cy="2019755"/>
                    </a:xfrm>
                    <a:prstGeom prst="rect">
                      <a:avLst/>
                    </a:prstGeom>
                  </pic:spPr>
                </pic:pic>
              </a:graphicData>
            </a:graphic>
          </wp:inline>
        </w:drawing>
      </w:r>
    </w:p>
    <w:p w14:paraId="504A58BC" w14:textId="77777777" w:rsidR="00ED7E27" w:rsidRPr="002E48C9" w:rsidRDefault="00ED7E27" w:rsidP="00BE4694">
      <w:pPr>
        <w:jc w:val="center"/>
        <w:rPr>
          <w:rFonts w:ascii="Times" w:hAnsi="Times"/>
          <w:color w:val="000000" w:themeColor="text1"/>
        </w:rPr>
      </w:pPr>
    </w:p>
    <w:p w14:paraId="4E168559" w14:textId="4B91B7F9" w:rsidR="00ED7E27" w:rsidRPr="002E48C9" w:rsidRDefault="00ED7E2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5</w:t>
      </w:r>
      <w:r w:rsidRPr="002E48C9">
        <w:rPr>
          <w:rFonts w:ascii="Times" w:hAnsi="Times"/>
          <w:color w:val="000000" w:themeColor="text1"/>
          <w:lang w:val="en-US"/>
        </w:rPr>
        <w:t>: Basic Architecture of MLP network</w:t>
      </w:r>
      <w:r w:rsidR="0038110E" w:rsidRPr="002E48C9">
        <w:rPr>
          <w:rFonts w:ascii="Times" w:hAnsi="Times"/>
          <w:color w:val="000000" w:themeColor="text1"/>
          <w:lang w:val="en-US"/>
        </w:rPr>
        <w:t xml:space="preserve"> [</w:t>
      </w:r>
      <w:r w:rsidR="00D323F2" w:rsidRPr="002E48C9">
        <w:rPr>
          <w:rFonts w:ascii="Times" w:hAnsi="Times"/>
          <w:color w:val="000000" w:themeColor="text1"/>
          <w:lang w:val="en-US"/>
        </w:rPr>
        <w:t xml:space="preserve">ref. </w:t>
      </w:r>
      <w:r w:rsidR="0038110E" w:rsidRPr="002E48C9">
        <w:rPr>
          <w:rFonts w:ascii="Times" w:hAnsi="Times"/>
          <w:color w:val="000000" w:themeColor="text1"/>
          <w:lang w:val="en-US"/>
        </w:rPr>
        <w:t>33]</w:t>
      </w:r>
    </w:p>
    <w:p w14:paraId="759D9B2E" w14:textId="77777777" w:rsidR="00A273A9" w:rsidRPr="002E48C9" w:rsidRDefault="00A273A9" w:rsidP="00A273A9">
      <w:pPr>
        <w:rPr>
          <w:rFonts w:ascii="Times" w:hAnsi="Times"/>
          <w:color w:val="000000" w:themeColor="text1"/>
          <w:sz w:val="23"/>
          <w:szCs w:val="23"/>
          <w:shd w:val="clear" w:color="auto" w:fill="FFFFFF"/>
        </w:rPr>
      </w:pPr>
    </w:p>
    <w:p w14:paraId="744F50BA" w14:textId="43960BCC" w:rsidR="00A273A9" w:rsidRPr="002E48C9" w:rsidRDefault="00A273A9" w:rsidP="008A6B09">
      <w:pPr>
        <w:spacing w:line="360" w:lineRule="auto"/>
        <w:jc w:val="both"/>
        <w:rPr>
          <w:rFonts w:ascii="Times" w:hAnsi="Times"/>
          <w:color w:val="000000" w:themeColor="text1"/>
          <w:shd w:val="clear" w:color="auto" w:fill="FFFFFF"/>
          <w:lang w:val="en-US"/>
        </w:rPr>
      </w:pPr>
      <w:r w:rsidRPr="002E48C9">
        <w:rPr>
          <w:rFonts w:ascii="Times" w:hAnsi="Times"/>
          <w:color w:val="000000" w:themeColor="text1"/>
          <w:shd w:val="clear" w:color="auto" w:fill="FFFFFF"/>
        </w:rPr>
        <w:t>We use the rectified linear activation function on the hidden layer as it performs well</w:t>
      </w:r>
      <w:r w:rsidRPr="002E48C9">
        <w:rPr>
          <w:rFonts w:ascii="Times" w:hAnsi="Times"/>
          <w:color w:val="000000" w:themeColor="text1"/>
          <w:shd w:val="clear" w:color="auto" w:fill="FFFFFF"/>
          <w:lang w:val="en-US"/>
        </w:rPr>
        <w:t xml:space="preserve"> and</w:t>
      </w:r>
      <w:r w:rsidRPr="002E48C9">
        <w:rPr>
          <w:rFonts w:ascii="Times" w:hAnsi="Times"/>
          <w:color w:val="000000" w:themeColor="text1"/>
          <w:shd w:val="clear" w:color="auto" w:fill="FFFFFF"/>
        </w:rPr>
        <w:t xml:space="preserve"> a linear activation function</w:t>
      </w:r>
      <w:r w:rsidR="00C364D3">
        <w:rPr>
          <w:rFonts w:ascii="Times" w:hAnsi="Times"/>
          <w:color w:val="000000" w:themeColor="text1"/>
          <w:shd w:val="clear" w:color="auto" w:fill="FFFFFF"/>
        </w:rPr>
        <w:t xml:space="preserve"> </w:t>
      </w:r>
      <w:r w:rsidRPr="002E48C9">
        <w:rPr>
          <w:rFonts w:ascii="Times" w:hAnsi="Times"/>
          <w:color w:val="000000" w:themeColor="text1"/>
          <w:shd w:val="clear" w:color="auto" w:fill="FFFFFF"/>
        </w:rPr>
        <w:t>on the output layer because we are predicting a continuous value.</w:t>
      </w:r>
      <w:r w:rsidRPr="002E48C9">
        <w:rPr>
          <w:rFonts w:ascii="Times" w:hAnsi="Times"/>
          <w:color w:val="000000" w:themeColor="text1"/>
          <w:shd w:val="clear" w:color="auto" w:fill="FFFFFF"/>
          <w:lang w:val="en-US"/>
        </w:rPr>
        <w:t xml:space="preserve"> We use </w:t>
      </w:r>
      <w:r w:rsidR="00C364D3">
        <w:rPr>
          <w:rFonts w:ascii="Times" w:hAnsi="Times"/>
          <w:color w:val="000000" w:themeColor="text1"/>
          <w:shd w:val="clear" w:color="auto" w:fill="FFFFFF"/>
          <w:lang w:val="en-US"/>
        </w:rPr>
        <w:t>mean</w:t>
      </w:r>
      <w:r w:rsidRPr="002E48C9">
        <w:rPr>
          <w:rFonts w:ascii="Times" w:hAnsi="Times"/>
          <w:color w:val="000000" w:themeColor="text1"/>
          <w:shd w:val="clear" w:color="auto" w:fill="FFFFFF"/>
          <w:lang w:val="en-US"/>
        </w:rPr>
        <w:t xml:space="preserve"> </w:t>
      </w:r>
      <w:r w:rsidRPr="002E48C9">
        <w:rPr>
          <w:rFonts w:ascii="Times" w:hAnsi="Times"/>
          <w:color w:val="000000" w:themeColor="text1"/>
          <w:shd w:val="clear" w:color="auto" w:fill="FFFFFF"/>
        </w:rPr>
        <w:t>squared error</w:t>
      </w:r>
      <w:r w:rsidRPr="002E48C9">
        <w:rPr>
          <w:rFonts w:ascii="Times" w:hAnsi="Times"/>
          <w:color w:val="000000" w:themeColor="text1"/>
          <w:shd w:val="clear" w:color="auto" w:fill="FFFFFF"/>
          <w:lang w:val="en-US"/>
        </w:rPr>
        <w:t xml:space="preserve"> as</w:t>
      </w:r>
      <w:r w:rsidRPr="002E48C9">
        <w:rPr>
          <w:rFonts w:ascii="Times" w:hAnsi="Times"/>
          <w:color w:val="000000" w:themeColor="text1"/>
          <w:shd w:val="clear" w:color="auto" w:fill="FFFFFF"/>
        </w:rPr>
        <w:t xml:space="preserve"> loss</w:t>
      </w:r>
      <w:r w:rsidRPr="002E48C9">
        <w:rPr>
          <w:rFonts w:ascii="Times" w:hAnsi="Times"/>
          <w:color w:val="000000" w:themeColor="text1"/>
          <w:shd w:val="clear" w:color="auto" w:fill="FFFFFF"/>
          <w:lang w:val="en-US"/>
        </w:rPr>
        <w:t xml:space="preserve"> function and</w:t>
      </w:r>
      <w:r w:rsidR="008A6B09" w:rsidRPr="002E48C9">
        <w:rPr>
          <w:rFonts w:ascii="Times" w:hAnsi="Times"/>
          <w:color w:val="000000" w:themeColor="text1"/>
          <w:shd w:val="clear" w:color="auto" w:fill="FFFFFF"/>
          <w:lang w:val="en-US"/>
        </w:rPr>
        <w:t xml:space="preserve"> the</w:t>
      </w:r>
      <w:r w:rsidRPr="002E48C9">
        <w:rPr>
          <w:rFonts w:ascii="Times" w:hAnsi="Times"/>
          <w:color w:val="000000" w:themeColor="text1"/>
          <w:shd w:val="clear" w:color="auto" w:fill="FFFFFF"/>
          <w:lang w:val="en-US"/>
        </w:rPr>
        <w:t xml:space="preserve"> </w:t>
      </w:r>
      <w:r w:rsidR="0010350E" w:rsidRPr="002E48C9">
        <w:rPr>
          <w:rFonts w:ascii="Times" w:hAnsi="Times"/>
          <w:color w:val="000000" w:themeColor="text1"/>
          <w:shd w:val="clear" w:color="auto" w:fill="FFFFFF"/>
          <w:lang w:val="en-US"/>
        </w:rPr>
        <w:t>‘adam’ optimizer for training the network.</w:t>
      </w:r>
    </w:p>
    <w:p w14:paraId="12069A7C" w14:textId="77777777" w:rsidR="002E48C9" w:rsidRPr="002E48C9" w:rsidRDefault="002E48C9" w:rsidP="008A6B09">
      <w:pPr>
        <w:spacing w:line="360" w:lineRule="auto"/>
        <w:jc w:val="both"/>
        <w:rPr>
          <w:rFonts w:ascii="Times" w:hAnsi="Times"/>
          <w:color w:val="000000" w:themeColor="text1"/>
          <w:sz w:val="23"/>
          <w:szCs w:val="23"/>
          <w:shd w:val="clear" w:color="auto" w:fill="FFFFFF"/>
          <w:lang w:val="en-US"/>
        </w:rPr>
      </w:pPr>
    </w:p>
    <w:p w14:paraId="23A71BA8" w14:textId="20BA8CA2" w:rsidR="008B61C1" w:rsidRDefault="008A462F" w:rsidP="008A6B09">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sidR="00770A02">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sidR="00770A02">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sidR="00770A02">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MLP model</w:t>
      </w:r>
      <w:r w:rsidR="00770A02">
        <w:rPr>
          <w:rFonts w:ascii="Times" w:hAnsi="Times"/>
          <w:color w:val="000000" w:themeColor="text1"/>
          <w:sz w:val="23"/>
          <w:szCs w:val="23"/>
          <w:shd w:val="clear" w:color="auto" w:fill="FFFFFF"/>
          <w:lang w:val="en-US"/>
        </w:rPr>
        <w:t>:</w:t>
      </w:r>
    </w:p>
    <w:p w14:paraId="2FB1EA1C" w14:textId="0716A992" w:rsidR="0005403A" w:rsidRPr="002E48C9" w:rsidRDefault="0005403A" w:rsidP="008A6B09">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2795CB90" w14:textId="38CA2914" w:rsidR="008B61C1" w:rsidRPr="008B61C1" w:rsidRDefault="008B61C1" w:rsidP="008B61C1">
      <w:pPr>
        <w:pStyle w:val="ListParagraph"/>
        <w:numPr>
          <w:ilvl w:val="0"/>
          <w:numId w:val="22"/>
        </w:numPr>
        <w:spacing w:line="360" w:lineRule="auto"/>
        <w:jc w:val="both"/>
        <w:rPr>
          <w:rFonts w:ascii="Times" w:hAnsi="Times"/>
          <w:color w:val="000000" w:themeColor="text1"/>
          <w:lang w:val="en-US"/>
        </w:rPr>
      </w:pPr>
      <w:r w:rsidRPr="002E48C9">
        <w:rPr>
          <w:rFonts w:ascii="Times" w:hAnsi="Times"/>
          <w:color w:val="000000" w:themeColor="text1"/>
          <w:lang w:val="en-US"/>
        </w:rPr>
        <w:t>Take an instance of ‘Sequential’ Model</w:t>
      </w:r>
      <w:r>
        <w:rPr>
          <w:rFonts w:ascii="Times" w:hAnsi="Times"/>
          <w:color w:val="000000" w:themeColor="text1"/>
          <w:lang w:val="en-US"/>
        </w:rPr>
        <w:t xml:space="preserve"> from </w:t>
      </w:r>
      <w:proofErr w:type="spellStart"/>
      <w:r w:rsidRPr="002E48C9">
        <w:rPr>
          <w:rFonts w:ascii="Times" w:hAnsi="Times"/>
          <w:color w:val="000000" w:themeColor="text1"/>
          <w:lang w:val="en-US"/>
        </w:rPr>
        <w:t>Keras</w:t>
      </w:r>
      <w:proofErr w:type="spellEnd"/>
      <w:r>
        <w:rPr>
          <w:rFonts w:ascii="Times" w:hAnsi="Times"/>
          <w:color w:val="000000" w:themeColor="text1"/>
          <w:lang w:val="en-US"/>
        </w:rPr>
        <w:t xml:space="preserve"> deep learning library.</w:t>
      </w:r>
    </w:p>
    <w:p w14:paraId="6D818DC4" w14:textId="61E84B18" w:rsidR="002E48C9" w:rsidRDefault="002E48C9"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Add a Dense layer </w:t>
      </w:r>
      <w:r w:rsidR="00D978EF">
        <w:rPr>
          <w:rFonts w:ascii="Times" w:hAnsi="Times"/>
          <w:color w:val="000000" w:themeColor="text1"/>
          <w:lang w:val="en-US"/>
        </w:rPr>
        <w:t>to the model with stating number of inputs (24), number of nodes (500), number of epochs (100) and batch</w:t>
      </w:r>
      <w:r w:rsidR="009E712C">
        <w:rPr>
          <w:rFonts w:ascii="Times" w:hAnsi="Times"/>
          <w:color w:val="000000" w:themeColor="text1"/>
          <w:lang w:val="en-US"/>
        </w:rPr>
        <w:t xml:space="preserve"> size</w:t>
      </w:r>
      <w:r w:rsidR="00D978EF">
        <w:rPr>
          <w:rFonts w:ascii="Times" w:hAnsi="Times"/>
          <w:color w:val="000000" w:themeColor="text1"/>
          <w:lang w:val="en-US"/>
        </w:rPr>
        <w:t xml:space="preserve"> (100), </w:t>
      </w:r>
      <w:r w:rsidR="00F52124">
        <w:rPr>
          <w:rFonts w:ascii="Times" w:hAnsi="Times"/>
          <w:color w:val="000000" w:themeColor="text1"/>
          <w:lang w:val="en-US"/>
        </w:rPr>
        <w:t>rectified linear activation function</w:t>
      </w:r>
      <w:r w:rsidR="00847A21">
        <w:rPr>
          <w:rFonts w:ascii="Times" w:hAnsi="Times"/>
          <w:color w:val="000000" w:themeColor="text1"/>
          <w:lang w:val="en-US"/>
        </w:rPr>
        <w:t xml:space="preserve"> </w:t>
      </w:r>
      <w:r w:rsidR="00F52124">
        <w:rPr>
          <w:rFonts w:ascii="Times" w:hAnsi="Times"/>
          <w:color w:val="000000" w:themeColor="text1"/>
          <w:lang w:val="en-US"/>
        </w:rPr>
        <w:t>(</w:t>
      </w:r>
      <w:proofErr w:type="spellStart"/>
      <w:r w:rsidR="00D978EF">
        <w:rPr>
          <w:rFonts w:ascii="Times" w:hAnsi="Times"/>
          <w:color w:val="000000" w:themeColor="text1"/>
          <w:lang w:val="en-US"/>
        </w:rPr>
        <w:t>relu</w:t>
      </w:r>
      <w:proofErr w:type="spellEnd"/>
      <w:r w:rsidR="00F52124">
        <w:rPr>
          <w:rFonts w:ascii="Times" w:hAnsi="Times"/>
          <w:color w:val="000000" w:themeColor="text1"/>
          <w:lang w:val="en-US"/>
        </w:rPr>
        <w:t>)</w:t>
      </w:r>
      <w:r w:rsidR="009E712C">
        <w:rPr>
          <w:rFonts w:ascii="Times" w:hAnsi="Times"/>
          <w:color w:val="000000" w:themeColor="text1"/>
          <w:lang w:val="en-US"/>
        </w:rPr>
        <w:t>.</w:t>
      </w:r>
    </w:p>
    <w:p w14:paraId="7F6770A0" w14:textId="06433522" w:rsidR="00D978EF"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Add another Dense layer</w:t>
      </w:r>
      <w:r w:rsidR="00FA2F70">
        <w:rPr>
          <w:rFonts w:ascii="Times" w:hAnsi="Times"/>
          <w:color w:val="000000" w:themeColor="text1"/>
          <w:lang w:val="en-US"/>
        </w:rPr>
        <w:t xml:space="preserve"> with number of outputs (1), since we predict a continuous value.</w:t>
      </w:r>
    </w:p>
    <w:p w14:paraId="17DEA865" w14:textId="1E55E760" w:rsidR="009E712C" w:rsidRPr="009E712C" w:rsidRDefault="009E712C" w:rsidP="009E712C">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Compile the model with </w:t>
      </w:r>
      <w:r w:rsidR="000416E5">
        <w:rPr>
          <w:rFonts w:ascii="Times" w:hAnsi="Times"/>
          <w:color w:val="000000" w:themeColor="text1"/>
          <w:lang w:val="en-US"/>
        </w:rPr>
        <w:t>mean square error (</w:t>
      </w:r>
      <w:proofErr w:type="spellStart"/>
      <w:r>
        <w:rPr>
          <w:rFonts w:ascii="Times" w:hAnsi="Times"/>
          <w:color w:val="000000" w:themeColor="text1"/>
          <w:lang w:val="en-US"/>
        </w:rPr>
        <w:t>mse</w:t>
      </w:r>
      <w:proofErr w:type="spellEnd"/>
      <w:r w:rsidR="000416E5">
        <w:rPr>
          <w:rFonts w:ascii="Times" w:hAnsi="Times"/>
          <w:color w:val="000000" w:themeColor="text1"/>
          <w:lang w:val="en-US"/>
        </w:rPr>
        <w:t>)</w:t>
      </w:r>
      <w:r>
        <w:rPr>
          <w:rFonts w:ascii="Times" w:hAnsi="Times"/>
          <w:color w:val="000000" w:themeColor="text1"/>
          <w:lang w:val="en-US"/>
        </w:rPr>
        <w:t xml:space="preserve"> loss function and ‘adam’ optimizer</w:t>
      </w:r>
      <w:r w:rsidR="00770A02">
        <w:rPr>
          <w:rFonts w:ascii="Times" w:hAnsi="Times"/>
          <w:color w:val="000000" w:themeColor="text1"/>
          <w:lang w:val="en-US"/>
        </w:rPr>
        <w:t>.</w:t>
      </w:r>
    </w:p>
    <w:p w14:paraId="71C99279" w14:textId="2F807C86" w:rsidR="009E712C" w:rsidRDefault="009E712C"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w:t>
      </w:r>
      <w:r w:rsidR="006253E7">
        <w:rPr>
          <w:rFonts w:ascii="Times" w:hAnsi="Times"/>
          <w:color w:val="000000" w:themeColor="text1"/>
          <w:lang w:val="en-US"/>
        </w:rPr>
        <w:t xml:space="preserve"> for number </w:t>
      </w:r>
      <w:r w:rsidR="008E7626">
        <w:rPr>
          <w:rFonts w:ascii="Times" w:hAnsi="Times"/>
          <w:color w:val="000000" w:themeColor="text1"/>
          <w:lang w:val="en-US"/>
        </w:rPr>
        <w:t xml:space="preserve">of </w:t>
      </w:r>
      <w:r w:rsidR="001B598C">
        <w:rPr>
          <w:rFonts w:ascii="Times" w:hAnsi="Times"/>
          <w:color w:val="000000" w:themeColor="text1"/>
          <w:lang w:val="en-US"/>
        </w:rPr>
        <w:t>epochs (100) and batch size</w:t>
      </w:r>
      <w:r w:rsidR="00BD30E2">
        <w:rPr>
          <w:rFonts w:ascii="Times" w:hAnsi="Times"/>
          <w:color w:val="000000" w:themeColor="text1"/>
          <w:lang w:val="en-US"/>
        </w:rPr>
        <w:t xml:space="preserve"> </w:t>
      </w:r>
      <w:r w:rsidR="001B598C">
        <w:rPr>
          <w:rFonts w:ascii="Times" w:hAnsi="Times"/>
          <w:color w:val="000000" w:themeColor="text1"/>
          <w:lang w:val="en-US"/>
        </w:rPr>
        <w:t>(100)</w:t>
      </w:r>
      <w:r w:rsidR="006253E7">
        <w:rPr>
          <w:rFonts w:ascii="Times" w:hAnsi="Times"/>
          <w:color w:val="000000" w:themeColor="text1"/>
          <w:lang w:val="en-US"/>
        </w:rPr>
        <w:t>.</w:t>
      </w:r>
    </w:p>
    <w:p w14:paraId="4286014E" w14:textId="7BA9DE0A" w:rsidR="009E712C" w:rsidRDefault="00FA2F70"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Make an ensemble of models by following the steps </w:t>
      </w:r>
      <w:r w:rsidR="00F27726">
        <w:rPr>
          <w:rFonts w:ascii="Times" w:hAnsi="Times"/>
          <w:color w:val="000000" w:themeColor="text1"/>
          <w:lang w:val="en-US"/>
        </w:rPr>
        <w:t>1</w:t>
      </w:r>
      <w:r>
        <w:rPr>
          <w:rFonts w:ascii="Times" w:hAnsi="Times"/>
          <w:color w:val="000000" w:themeColor="text1"/>
          <w:lang w:val="en-US"/>
        </w:rPr>
        <w:t xml:space="preserve"> to 5</w:t>
      </w:r>
      <w:r w:rsidR="00770A02">
        <w:rPr>
          <w:rFonts w:ascii="Times" w:hAnsi="Times"/>
          <w:color w:val="000000" w:themeColor="text1"/>
          <w:lang w:val="en-US"/>
        </w:rPr>
        <w:t>.</w:t>
      </w:r>
    </w:p>
    <w:p w14:paraId="4AEF7FD3" w14:textId="5A20F4C4" w:rsidR="00FA2F70"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Get p</w:t>
      </w:r>
      <w:r w:rsidR="00FA2F70">
        <w:rPr>
          <w:rFonts w:ascii="Times" w:hAnsi="Times"/>
          <w:color w:val="000000" w:themeColor="text1"/>
          <w:lang w:val="en-US"/>
        </w:rPr>
        <w:t>redict</w:t>
      </w:r>
      <w:r>
        <w:rPr>
          <w:rFonts w:ascii="Times" w:hAnsi="Times"/>
          <w:color w:val="000000" w:themeColor="text1"/>
          <w:lang w:val="en-US"/>
        </w:rPr>
        <w:t>ion ‘</w:t>
      </w:r>
      <w:proofErr w:type="spellStart"/>
      <w:r>
        <w:rPr>
          <w:rFonts w:ascii="Times" w:hAnsi="Times"/>
          <w:color w:val="000000" w:themeColor="text1"/>
          <w:lang w:val="en-US"/>
        </w:rPr>
        <w:t>yhat</w:t>
      </w:r>
      <w:proofErr w:type="spellEnd"/>
      <w:r>
        <w:rPr>
          <w:rFonts w:ascii="Times" w:hAnsi="Times"/>
          <w:color w:val="000000" w:themeColor="text1"/>
          <w:lang w:val="en-US"/>
        </w:rPr>
        <w:t>’</w:t>
      </w:r>
      <w:r w:rsidR="00FA2F70">
        <w:rPr>
          <w:rFonts w:ascii="Times" w:hAnsi="Times"/>
          <w:color w:val="000000" w:themeColor="text1"/>
          <w:lang w:val="en-US"/>
        </w:rPr>
        <w:t xml:space="preserve"> </w:t>
      </w:r>
      <w:r>
        <w:rPr>
          <w:rFonts w:ascii="Times" w:hAnsi="Times"/>
          <w:color w:val="000000" w:themeColor="text1"/>
          <w:lang w:val="en-US"/>
        </w:rPr>
        <w:t xml:space="preserve">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w:t>
      </w:r>
      <w:r w:rsidR="00FA2F70">
        <w:rPr>
          <w:rFonts w:ascii="Times" w:hAnsi="Times"/>
          <w:color w:val="000000" w:themeColor="text1"/>
          <w:lang w:val="en-US"/>
        </w:rPr>
        <w:t xml:space="preserve">from </w:t>
      </w:r>
      <w:r w:rsidR="00DA366A">
        <w:rPr>
          <w:rFonts w:ascii="Times" w:hAnsi="Times"/>
          <w:color w:val="000000" w:themeColor="text1"/>
          <w:lang w:val="en-US"/>
        </w:rPr>
        <w:t>all</w:t>
      </w:r>
      <w:r>
        <w:rPr>
          <w:rFonts w:ascii="Times" w:hAnsi="Times"/>
          <w:color w:val="000000" w:themeColor="text1"/>
          <w:lang w:val="en-US"/>
        </w:rPr>
        <w:t xml:space="preserve"> the</w:t>
      </w:r>
      <w:r w:rsidR="00FA2F70">
        <w:rPr>
          <w:rFonts w:ascii="Times" w:hAnsi="Times"/>
          <w:color w:val="000000" w:themeColor="text1"/>
          <w:lang w:val="en-US"/>
        </w:rPr>
        <w:t xml:space="preserve"> model</w:t>
      </w:r>
      <w:r>
        <w:rPr>
          <w:rFonts w:ascii="Times" w:hAnsi="Times"/>
          <w:color w:val="000000" w:themeColor="text1"/>
          <w:lang w:val="en-US"/>
        </w:rPr>
        <w:t>s</w:t>
      </w:r>
      <w:r w:rsidR="00FA2F70">
        <w:rPr>
          <w:rFonts w:ascii="Times" w:hAnsi="Times"/>
          <w:color w:val="000000" w:themeColor="text1"/>
          <w:lang w:val="en-US"/>
        </w:rPr>
        <w:t xml:space="preserve"> of the ensemble</w:t>
      </w:r>
      <w:r w:rsidR="00770A02">
        <w:rPr>
          <w:rFonts w:ascii="Times" w:hAnsi="Times"/>
          <w:color w:val="000000" w:themeColor="text1"/>
          <w:lang w:val="en-US"/>
        </w:rPr>
        <w:t>.</w:t>
      </w:r>
    </w:p>
    <w:p w14:paraId="3E164589" w14:textId="5EF25B1B" w:rsidR="004E7357" w:rsidRDefault="004E7357" w:rsidP="008A462F">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 xml:space="preserve">Calculate the ranges (lower </w:t>
      </w:r>
      <w:r w:rsidR="00C364D3">
        <w:rPr>
          <w:rFonts w:ascii="Times" w:hAnsi="Times"/>
          <w:color w:val="000000" w:themeColor="text1"/>
          <w:lang w:val="en-US"/>
        </w:rPr>
        <w:t>bound</w:t>
      </w:r>
      <w:r>
        <w:rPr>
          <w:rFonts w:ascii="Times" w:hAnsi="Times"/>
          <w:color w:val="000000" w:themeColor="text1"/>
          <w:lang w:val="en-US"/>
        </w:rPr>
        <w:t xml:space="preserve">, </w:t>
      </w:r>
      <w:proofErr w:type="gramStart"/>
      <w:r>
        <w:rPr>
          <w:rFonts w:ascii="Times" w:hAnsi="Times"/>
          <w:color w:val="000000" w:themeColor="text1"/>
          <w:lang w:val="en-US"/>
        </w:rPr>
        <w:t>mean</w:t>
      </w:r>
      <w:proofErr w:type="gramEnd"/>
      <w:r>
        <w:rPr>
          <w:rFonts w:ascii="Times" w:hAnsi="Times"/>
          <w:color w:val="000000" w:themeColor="text1"/>
          <w:lang w:val="en-US"/>
        </w:rPr>
        <w:t xml:space="preserve"> and upper </w:t>
      </w:r>
      <w:r w:rsidR="00C364D3">
        <w:rPr>
          <w:rFonts w:ascii="Times" w:hAnsi="Times"/>
          <w:color w:val="000000" w:themeColor="text1"/>
          <w:lang w:val="en-US"/>
        </w:rPr>
        <w:t>bound</w:t>
      </w:r>
      <w:r>
        <w:rPr>
          <w:rFonts w:ascii="Times" w:hAnsi="Times"/>
          <w:color w:val="000000" w:themeColor="text1"/>
          <w:lang w:val="en-US"/>
        </w:rPr>
        <w:t xml:space="preserve">) </w:t>
      </w:r>
      <w:r w:rsidR="00DA366A">
        <w:rPr>
          <w:rFonts w:ascii="Times" w:hAnsi="Times"/>
          <w:color w:val="000000" w:themeColor="text1"/>
          <w:lang w:val="en-US"/>
        </w:rPr>
        <w:t>of each</w:t>
      </w:r>
      <w:r>
        <w:rPr>
          <w:rFonts w:ascii="Times" w:hAnsi="Times"/>
          <w:color w:val="000000" w:themeColor="text1"/>
          <w:lang w:val="en-US"/>
        </w:rPr>
        <w:t xml:space="preserve"> prediction.</w:t>
      </w:r>
    </w:p>
    <w:p w14:paraId="4BC28323" w14:textId="761D990F" w:rsidR="008B61C1" w:rsidRDefault="00FA2F70" w:rsidP="00770A02">
      <w:pPr>
        <w:pStyle w:val="ListParagraph"/>
        <w:numPr>
          <w:ilvl w:val="0"/>
          <w:numId w:val="22"/>
        </w:numPr>
        <w:spacing w:line="360" w:lineRule="auto"/>
        <w:jc w:val="both"/>
        <w:rPr>
          <w:rFonts w:ascii="Times" w:hAnsi="Times"/>
          <w:color w:val="000000" w:themeColor="text1"/>
          <w:lang w:val="en-US"/>
        </w:rPr>
      </w:pPr>
      <w:r>
        <w:rPr>
          <w:rFonts w:ascii="Times" w:hAnsi="Times"/>
          <w:color w:val="000000" w:themeColor="text1"/>
          <w:lang w:val="en-US"/>
        </w:rPr>
        <w:t>Calculate uncertainty of the model</w:t>
      </w:r>
      <w:r w:rsidR="004E7357">
        <w:rPr>
          <w:rFonts w:ascii="Times" w:hAnsi="Times"/>
          <w:color w:val="000000" w:themeColor="text1"/>
          <w:lang w:val="en-US"/>
        </w:rPr>
        <w:t xml:space="preserve"> for each day</w:t>
      </w:r>
      <w:r w:rsidR="008B61C1">
        <w:rPr>
          <w:rFonts w:ascii="Times" w:hAnsi="Times"/>
          <w:color w:val="000000" w:themeColor="text1"/>
          <w:lang w:val="en-US"/>
        </w:rPr>
        <w:t xml:space="preserve"> by using the set of </w:t>
      </w:r>
      <w:proofErr w:type="spellStart"/>
      <w:r w:rsidR="008B61C1">
        <w:rPr>
          <w:rFonts w:ascii="Times" w:hAnsi="Times"/>
          <w:color w:val="000000" w:themeColor="text1"/>
          <w:lang w:val="en-US"/>
        </w:rPr>
        <w:t>yhats</w:t>
      </w:r>
      <w:proofErr w:type="spellEnd"/>
      <w:r w:rsidR="008B61C1">
        <w:rPr>
          <w:rFonts w:ascii="Times" w:hAnsi="Times"/>
          <w:color w:val="000000" w:themeColor="text1"/>
          <w:lang w:val="en-US"/>
        </w:rPr>
        <w:t xml:space="preserve"> using the uncertainty calculat</w:t>
      </w:r>
      <w:r w:rsidR="00770A02">
        <w:rPr>
          <w:rFonts w:ascii="Times" w:hAnsi="Times"/>
          <w:color w:val="000000" w:themeColor="text1"/>
          <w:lang w:val="en-US"/>
        </w:rPr>
        <w:t xml:space="preserve">ing formula explained in </w:t>
      </w:r>
      <w:r w:rsidR="00C364D3">
        <w:rPr>
          <w:rFonts w:ascii="Times" w:hAnsi="Times"/>
          <w:color w:val="000000" w:themeColor="text1"/>
          <w:lang w:val="en-US"/>
        </w:rPr>
        <w:t xml:space="preserve">section </w:t>
      </w:r>
      <w:r w:rsidR="00770A02">
        <w:rPr>
          <w:rFonts w:ascii="Times" w:hAnsi="Times"/>
          <w:color w:val="000000" w:themeColor="text1"/>
          <w:lang w:val="en-US"/>
        </w:rPr>
        <w:t>3.7</w:t>
      </w:r>
    </w:p>
    <w:p w14:paraId="7B2C8F24" w14:textId="2845E3BB" w:rsidR="0005403A" w:rsidRPr="0005403A" w:rsidRDefault="0005403A" w:rsidP="0005403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170D96EB" w14:textId="3A43E0D0" w:rsidR="00786FD7" w:rsidRPr="0005403A" w:rsidRDefault="00786FD7" w:rsidP="0005403A">
      <w:pPr>
        <w:spacing w:line="360" w:lineRule="auto"/>
        <w:rPr>
          <w:rFonts w:ascii="Times" w:hAnsi="Times"/>
          <w:color w:val="000000" w:themeColor="text1"/>
          <w:lang w:val="en-US"/>
        </w:rPr>
      </w:pPr>
      <w:r w:rsidRPr="0005403A">
        <w:rPr>
          <w:rFonts w:ascii="Times" w:hAnsi="Times"/>
          <w:color w:val="000000" w:themeColor="text1"/>
          <w:lang w:val="en-US"/>
        </w:rPr>
        <w:t xml:space="preserve">Algorithm-1: </w:t>
      </w:r>
      <w:r w:rsidR="0005403A">
        <w:rPr>
          <w:rFonts w:ascii="Times" w:hAnsi="Times"/>
          <w:color w:val="000000" w:themeColor="text1"/>
          <w:lang w:val="en-US"/>
        </w:rPr>
        <w:t>MLP Model</w:t>
      </w:r>
    </w:p>
    <w:p w14:paraId="5BC0A97B" w14:textId="77777777" w:rsidR="00C23BC9" w:rsidRPr="002E48C9" w:rsidRDefault="00C23BC9" w:rsidP="00B76F3D">
      <w:pPr>
        <w:spacing w:line="360" w:lineRule="auto"/>
        <w:rPr>
          <w:rFonts w:ascii="Times" w:hAnsi="Times"/>
          <w:color w:val="000000" w:themeColor="text1"/>
          <w:lang w:val="en-US"/>
        </w:rPr>
      </w:pPr>
    </w:p>
    <w:p w14:paraId="64FBD97F" w14:textId="7ADFDEBA" w:rsidR="00C23BC9" w:rsidRPr="002E48C9" w:rsidRDefault="00C23BC9" w:rsidP="00B16726">
      <w:pPr>
        <w:spacing w:line="360" w:lineRule="auto"/>
        <w:jc w:val="both"/>
        <w:rPr>
          <w:rFonts w:ascii="Times" w:hAnsi="Times"/>
          <w:color w:val="000000" w:themeColor="text1"/>
        </w:rPr>
      </w:pPr>
      <w:r w:rsidRPr="002E48C9">
        <w:rPr>
          <w:rFonts w:ascii="Times" w:hAnsi="Times"/>
          <w:b/>
          <w:bCs/>
          <w:color w:val="000000" w:themeColor="text1"/>
          <w:lang w:val="en-US"/>
        </w:rPr>
        <w:lastRenderedPageBreak/>
        <w:t>3.</w:t>
      </w:r>
      <w:r w:rsidR="0083398E" w:rsidRPr="002E48C9">
        <w:rPr>
          <w:rFonts w:ascii="Times" w:hAnsi="Times"/>
          <w:b/>
          <w:bCs/>
          <w:color w:val="000000" w:themeColor="text1"/>
          <w:lang w:val="en-US"/>
        </w:rPr>
        <w:t>4</w:t>
      </w:r>
      <w:r w:rsidRPr="002E48C9">
        <w:rPr>
          <w:rFonts w:ascii="Times" w:hAnsi="Times"/>
          <w:b/>
          <w:bCs/>
          <w:color w:val="000000" w:themeColor="text1"/>
          <w:lang w:val="en-US"/>
        </w:rPr>
        <w:tab/>
        <w:t>CNN</w:t>
      </w:r>
      <w:r w:rsidR="00A273A9" w:rsidRPr="002E48C9">
        <w:rPr>
          <w:rFonts w:ascii="Times" w:hAnsi="Times"/>
          <w:b/>
          <w:bCs/>
          <w:color w:val="000000" w:themeColor="text1"/>
          <w:lang w:val="en-US"/>
        </w:rPr>
        <w:br/>
      </w:r>
      <w:r w:rsidR="00A273A9" w:rsidRPr="002E48C9">
        <w:rPr>
          <w:rFonts w:ascii="Times" w:hAnsi="Times"/>
          <w:color w:val="000000" w:themeColor="text1"/>
          <w:shd w:val="clear" w:color="auto" w:fill="FFFFFF"/>
        </w:rPr>
        <w:t>Convolutional Neural Networks</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 xml:space="preserve">are a type of </w:t>
      </w:r>
      <w:r w:rsidR="00A273A9" w:rsidRPr="002E48C9">
        <w:rPr>
          <w:rFonts w:ascii="Times" w:hAnsi="Times"/>
          <w:color w:val="000000" w:themeColor="text1"/>
          <w:shd w:val="clear" w:color="auto" w:fill="FFFFFF"/>
          <w:lang w:val="en-US"/>
        </w:rPr>
        <w:t xml:space="preserve">deep </w:t>
      </w:r>
      <w:r w:rsidR="00A273A9" w:rsidRPr="002E48C9">
        <w:rPr>
          <w:rFonts w:ascii="Times" w:hAnsi="Times"/>
          <w:color w:val="000000" w:themeColor="text1"/>
          <w:shd w:val="clear" w:color="auto" w:fill="FFFFFF"/>
        </w:rPr>
        <w:t xml:space="preserve">neural network developed for </w:t>
      </w:r>
      <w:r w:rsidR="00A273A9" w:rsidRPr="002E48C9">
        <w:rPr>
          <w:rFonts w:ascii="Times" w:hAnsi="Times"/>
          <w:color w:val="000000" w:themeColor="text1"/>
          <w:shd w:val="clear" w:color="auto" w:fill="FFFFFF"/>
          <w:lang w:val="en-US"/>
        </w:rPr>
        <w:t>computer vision</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for instance</w:t>
      </w:r>
      <w:r w:rsidR="00F22DAB" w:rsidRPr="002E48C9">
        <w:rPr>
          <w:rFonts w:ascii="Times" w:hAnsi="Times"/>
          <w:color w:val="000000" w:themeColor="text1"/>
          <w:shd w:val="clear" w:color="auto" w:fill="FFFFFF"/>
          <w:lang w:val="en-US"/>
        </w:rPr>
        <w:t>,</w:t>
      </w:r>
      <w:r w:rsidR="00A273A9" w:rsidRPr="002E48C9">
        <w:rPr>
          <w:rFonts w:ascii="Times" w:hAnsi="Times"/>
          <w:color w:val="000000" w:themeColor="text1"/>
          <w:shd w:val="clear" w:color="auto" w:fill="FFFFFF"/>
          <w:lang w:val="en-US"/>
        </w:rPr>
        <w:t xml:space="preserve"> </w:t>
      </w:r>
      <w:r w:rsidR="00A273A9" w:rsidRPr="002E48C9">
        <w:rPr>
          <w:rFonts w:ascii="Times" w:hAnsi="Times"/>
          <w:color w:val="000000" w:themeColor="text1"/>
          <w:shd w:val="clear" w:color="auto" w:fill="FFFFFF"/>
        </w:rPr>
        <w:t>two-dimensional image data, although they can be used for one-dimensional data such as sequences of text and time series</w:t>
      </w:r>
      <w:r w:rsidR="00A273A9" w:rsidRPr="002E48C9">
        <w:rPr>
          <w:rFonts w:ascii="Times" w:hAnsi="Times"/>
          <w:color w:val="000000" w:themeColor="text1"/>
          <w:shd w:val="clear" w:color="auto" w:fill="FFFFFF"/>
          <w:lang w:val="en-US"/>
        </w:rPr>
        <w:t xml:space="preserve"> forecasting. </w:t>
      </w:r>
      <w:r w:rsidR="00A273A9" w:rsidRPr="002E48C9">
        <w:rPr>
          <w:rFonts w:ascii="Times" w:hAnsi="Times"/>
          <w:color w:val="000000" w:themeColor="text1"/>
          <w:shd w:val="clear" w:color="auto" w:fill="FFFFFF"/>
        </w:rPr>
        <w:t>When operating on one-dimensional data, the CNN reads across a sequence of lag observations and learns to extract features that are relevant for making a prediction.</w:t>
      </w:r>
    </w:p>
    <w:p w14:paraId="3C243F0A" w14:textId="77777777" w:rsidR="0010350E" w:rsidRPr="002E48C9" w:rsidRDefault="0010350E" w:rsidP="0010350E">
      <w:pPr>
        <w:rPr>
          <w:rFonts w:ascii="Times" w:hAnsi="Times"/>
          <w:color w:val="000000" w:themeColor="text1"/>
        </w:rPr>
      </w:pPr>
    </w:p>
    <w:p w14:paraId="61912553" w14:textId="6749870A" w:rsidR="00ED7E27" w:rsidRPr="002E48C9" w:rsidRDefault="00ED7E27" w:rsidP="00BE4694">
      <w:pPr>
        <w:spacing w:line="360" w:lineRule="auto"/>
        <w:ind w:firstLine="720"/>
        <w:jc w:val="center"/>
        <w:rPr>
          <w:rFonts w:ascii="Times" w:hAnsi="Times"/>
          <w:color w:val="000000" w:themeColor="text1"/>
          <w:lang w:val="en-US"/>
        </w:rPr>
      </w:pPr>
      <w:r w:rsidRPr="002E48C9">
        <w:rPr>
          <w:rFonts w:ascii="Times" w:hAnsi="Times"/>
          <w:noProof/>
          <w:color w:val="000000" w:themeColor="text1"/>
          <w:lang w:val="en-US"/>
        </w:rPr>
        <w:drawing>
          <wp:inline distT="0" distB="0" distL="0" distR="0" wp14:anchorId="60490AE4" wp14:editId="40675312">
            <wp:extent cx="4158762" cy="1399301"/>
            <wp:effectExtent l="0" t="0" r="0" b="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82982" cy="1407450"/>
                    </a:xfrm>
                    <a:prstGeom prst="rect">
                      <a:avLst/>
                    </a:prstGeom>
                  </pic:spPr>
                </pic:pic>
              </a:graphicData>
            </a:graphic>
          </wp:inline>
        </w:drawing>
      </w:r>
    </w:p>
    <w:p w14:paraId="2F283F1F" w14:textId="63CBA6DA" w:rsidR="00ED7E27" w:rsidRPr="002E48C9" w:rsidRDefault="00ED7E27" w:rsidP="00BE4694">
      <w:pPr>
        <w:ind w:firstLine="720"/>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6</w:t>
      </w:r>
      <w:r w:rsidRPr="002E48C9">
        <w:rPr>
          <w:rFonts w:ascii="Times" w:hAnsi="Times"/>
          <w:color w:val="000000" w:themeColor="text1"/>
          <w:lang w:val="en-US"/>
        </w:rPr>
        <w:t>: Basic Architecture of CNN network</w:t>
      </w:r>
      <w:r w:rsidR="00130BE1" w:rsidRPr="002E48C9">
        <w:rPr>
          <w:rFonts w:ascii="Times" w:hAnsi="Times"/>
          <w:color w:val="000000" w:themeColor="text1"/>
          <w:lang w:val="en-US"/>
        </w:rPr>
        <w:t xml:space="preserve"> [ref. 34]</w:t>
      </w:r>
    </w:p>
    <w:p w14:paraId="13393A16" w14:textId="77777777" w:rsidR="00F22DAB" w:rsidRPr="002E48C9" w:rsidRDefault="00F22DAB" w:rsidP="00F22DAB">
      <w:pPr>
        <w:rPr>
          <w:rFonts w:ascii="Times" w:hAnsi="Times"/>
          <w:color w:val="000000" w:themeColor="text1"/>
          <w:sz w:val="23"/>
          <w:szCs w:val="23"/>
          <w:shd w:val="clear" w:color="auto" w:fill="FFFFFF"/>
        </w:rPr>
      </w:pPr>
    </w:p>
    <w:p w14:paraId="2B4C59A6" w14:textId="26BDEA6B" w:rsidR="00AE4BDB" w:rsidRDefault="00F22DAB" w:rsidP="008A6B09">
      <w:pPr>
        <w:spacing w:line="360" w:lineRule="auto"/>
        <w:jc w:val="both"/>
        <w:rPr>
          <w:rFonts w:ascii="Times" w:hAnsi="Times"/>
          <w:color w:val="000000" w:themeColor="text1"/>
          <w:sz w:val="23"/>
          <w:szCs w:val="23"/>
          <w:shd w:val="clear" w:color="auto" w:fill="FFFFFF"/>
        </w:rPr>
      </w:pPr>
      <w:r w:rsidRPr="00C25760">
        <w:rPr>
          <w:rFonts w:ascii="Times" w:hAnsi="Times"/>
          <w:color w:val="000000" w:themeColor="text1"/>
          <w:sz w:val="23"/>
          <w:szCs w:val="23"/>
          <w:shd w:val="clear" w:color="auto" w:fill="FFFFFF"/>
        </w:rPr>
        <w:t>We define a CNN with two convolutional layers</w:t>
      </w:r>
      <w:r w:rsidRPr="00C25760">
        <w:rPr>
          <w:rFonts w:ascii="Times" w:hAnsi="Times"/>
          <w:color w:val="000000" w:themeColor="text1"/>
          <w:sz w:val="23"/>
          <w:szCs w:val="23"/>
          <w:shd w:val="clear" w:color="auto" w:fill="FFFFFF"/>
          <w:lang w:val="en-US"/>
        </w:rPr>
        <w:t xml:space="preserve">, one max-pooling layer, one </w:t>
      </w:r>
      <w:proofErr w:type="gramStart"/>
      <w:r w:rsidRPr="00C25760">
        <w:rPr>
          <w:rFonts w:ascii="Times" w:hAnsi="Times"/>
          <w:color w:val="000000" w:themeColor="text1"/>
          <w:sz w:val="23"/>
          <w:szCs w:val="23"/>
          <w:shd w:val="clear" w:color="auto" w:fill="FFFFFF"/>
          <w:lang w:val="en-US"/>
        </w:rPr>
        <w:t>flatten</w:t>
      </w:r>
      <w:proofErr w:type="gramEnd"/>
      <w:r w:rsidRPr="00C25760">
        <w:rPr>
          <w:rFonts w:ascii="Times" w:hAnsi="Times"/>
          <w:color w:val="000000" w:themeColor="text1"/>
          <w:sz w:val="23"/>
          <w:szCs w:val="23"/>
          <w:shd w:val="clear" w:color="auto" w:fill="FFFFFF"/>
          <w:lang w:val="en-US"/>
        </w:rPr>
        <w:t xml:space="preserve"> layer, and a dense layer</w:t>
      </w:r>
      <w:r w:rsidRPr="00C25760">
        <w:rPr>
          <w:rFonts w:ascii="Times" w:hAnsi="Times"/>
          <w:color w:val="000000" w:themeColor="text1"/>
          <w:sz w:val="23"/>
          <w:szCs w:val="23"/>
          <w:shd w:val="clear" w:color="auto" w:fill="FFFFFF"/>
        </w:rPr>
        <w:t xml:space="preserve"> from the input sequences. </w:t>
      </w:r>
      <w:r w:rsidR="00C25760" w:rsidRPr="00C25760">
        <w:rPr>
          <w:rFonts w:ascii="Times" w:hAnsi="Times" w:cs="Arial"/>
          <w:color w:val="202124"/>
          <w:sz w:val="23"/>
          <w:szCs w:val="23"/>
          <w:shd w:val="clear" w:color="auto" w:fill="FFFFFF"/>
        </w:rPr>
        <w:t>1D convolution</w:t>
      </w:r>
      <w:r w:rsidR="00AE4BDB">
        <w:rPr>
          <w:rFonts w:ascii="Times" w:hAnsi="Times" w:cs="Arial"/>
          <w:color w:val="202124"/>
          <w:sz w:val="23"/>
          <w:szCs w:val="23"/>
          <w:shd w:val="clear" w:color="auto" w:fill="FFFFFF"/>
        </w:rPr>
        <w:t xml:space="preserve"> </w:t>
      </w:r>
      <w:r w:rsidR="00C25760">
        <w:rPr>
          <w:rFonts w:ascii="Times" w:hAnsi="Times" w:cs="Arial"/>
          <w:color w:val="202124"/>
          <w:sz w:val="23"/>
          <w:szCs w:val="23"/>
          <w:shd w:val="clear" w:color="auto" w:fill="FFFFFF"/>
        </w:rPr>
        <w:t>(Conv1D)</w:t>
      </w:r>
      <w:r w:rsidR="00C25760" w:rsidRPr="00C25760">
        <w:rPr>
          <w:rFonts w:ascii="Times" w:hAnsi="Times" w:cs="Arial"/>
          <w:color w:val="202124"/>
          <w:sz w:val="23"/>
          <w:szCs w:val="23"/>
          <w:shd w:val="clear" w:color="auto" w:fill="FFFFFF"/>
        </w:rPr>
        <w:t xml:space="preserve"> layer.</w:t>
      </w:r>
      <w:r w:rsidR="00C25760">
        <w:rPr>
          <w:rFonts w:ascii="Times" w:hAnsi="Times" w:cs="Arial"/>
          <w:color w:val="202124"/>
          <w:sz w:val="23"/>
          <w:szCs w:val="23"/>
          <w:shd w:val="clear" w:color="auto" w:fill="FFFFFF"/>
        </w:rPr>
        <w:t xml:space="preserve"> </w:t>
      </w:r>
      <w:r w:rsidRPr="00C25760">
        <w:rPr>
          <w:rFonts w:ascii="Times" w:hAnsi="Times"/>
          <w:color w:val="000000" w:themeColor="text1"/>
          <w:sz w:val="23"/>
          <w:szCs w:val="23"/>
          <w:shd w:val="clear" w:color="auto" w:fill="FFFFFF"/>
          <w:lang w:val="en-US"/>
        </w:rPr>
        <w:t>They have</w:t>
      </w:r>
      <w:r w:rsidRPr="00C25760">
        <w:rPr>
          <w:rFonts w:ascii="Times" w:hAnsi="Times"/>
          <w:color w:val="000000" w:themeColor="text1"/>
          <w:sz w:val="23"/>
          <w:szCs w:val="23"/>
          <w:shd w:val="clear" w:color="auto" w:fill="FFFFFF"/>
        </w:rPr>
        <w:t xml:space="preserve"> a configurable number of filters</w:t>
      </w:r>
      <w:r w:rsidRPr="00C25760">
        <w:rPr>
          <w:rFonts w:ascii="Times" w:hAnsi="Times"/>
          <w:color w:val="000000" w:themeColor="text1"/>
          <w:sz w:val="23"/>
          <w:szCs w:val="23"/>
          <w:shd w:val="clear" w:color="auto" w:fill="FFFFFF"/>
          <w:lang w:val="en-US"/>
        </w:rPr>
        <w:t xml:space="preserve">, </w:t>
      </w:r>
      <w:r w:rsidRPr="00C25760">
        <w:rPr>
          <w:rFonts w:ascii="Times" w:hAnsi="Times"/>
          <w:color w:val="000000" w:themeColor="text1"/>
          <w:sz w:val="23"/>
          <w:szCs w:val="23"/>
          <w:shd w:val="clear" w:color="auto" w:fill="FFFFFF"/>
        </w:rPr>
        <w:t>kernel size</w:t>
      </w:r>
      <w:r w:rsidRPr="00C25760">
        <w:rPr>
          <w:rFonts w:ascii="Times" w:hAnsi="Times"/>
          <w:color w:val="000000" w:themeColor="text1"/>
          <w:sz w:val="23"/>
          <w:szCs w:val="23"/>
          <w:shd w:val="clear" w:color="auto" w:fill="FFFFFF"/>
          <w:lang w:val="en-US"/>
        </w:rPr>
        <w:t>, pool size</w:t>
      </w:r>
      <w:r w:rsidRPr="00C25760">
        <w:rPr>
          <w:rFonts w:ascii="Times" w:hAnsi="Times"/>
          <w:color w:val="000000" w:themeColor="text1"/>
          <w:sz w:val="23"/>
          <w:szCs w:val="23"/>
          <w:shd w:val="clear" w:color="auto" w:fill="FFFFFF"/>
        </w:rPr>
        <w:t xml:space="preserve"> and rectified linear activation function</w:t>
      </w:r>
      <w:r w:rsidRPr="00C25760">
        <w:rPr>
          <w:rFonts w:ascii="Times" w:hAnsi="Times"/>
          <w:color w:val="000000" w:themeColor="text1"/>
          <w:sz w:val="23"/>
          <w:szCs w:val="23"/>
          <w:shd w:val="clear" w:color="auto" w:fill="FFFFFF"/>
          <w:lang w:val="en-US"/>
        </w:rPr>
        <w:t xml:space="preserve"> is used as loss function</w:t>
      </w:r>
      <w:r w:rsidRPr="00C25760">
        <w:rPr>
          <w:rFonts w:ascii="Times" w:hAnsi="Times"/>
          <w:color w:val="000000" w:themeColor="text1"/>
          <w:sz w:val="23"/>
          <w:szCs w:val="23"/>
          <w:shd w:val="clear" w:color="auto" w:fill="FFFFFF"/>
        </w:rPr>
        <w:t>. The number of filters determines the number of parallel fields on which the weighted inputs are read and projected.</w:t>
      </w:r>
      <w:r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A max pooling layer is used after convolutional layers to distill the weighted input features into those that are most salient, reducing the input size by 1/</w:t>
      </w:r>
      <w:r w:rsidR="003F62CA" w:rsidRPr="00C25760">
        <w:rPr>
          <w:rFonts w:ascii="Times" w:hAnsi="Times"/>
          <w:color w:val="000000" w:themeColor="text1"/>
          <w:sz w:val="23"/>
          <w:szCs w:val="23"/>
          <w:shd w:val="clear" w:color="auto" w:fill="FFFFFF"/>
          <w:lang w:val="en-US"/>
        </w:rPr>
        <w:t>2</w:t>
      </w:r>
      <w:r w:rsidR="003F62CA" w:rsidRPr="00C25760">
        <w:rPr>
          <w:rFonts w:ascii="Times" w:hAnsi="Times"/>
          <w:color w:val="000000" w:themeColor="text1"/>
          <w:sz w:val="23"/>
          <w:szCs w:val="23"/>
          <w:shd w:val="clear" w:color="auto" w:fill="FFFFFF"/>
        </w:rPr>
        <w:t>.</w:t>
      </w:r>
      <w:r w:rsidR="003F62CA" w:rsidRPr="00C25760">
        <w:rPr>
          <w:rFonts w:ascii="Times" w:hAnsi="Times"/>
          <w:color w:val="000000" w:themeColor="text1"/>
          <w:sz w:val="23"/>
          <w:szCs w:val="23"/>
          <w:shd w:val="clear" w:color="auto" w:fill="FFFFFF"/>
          <w:lang w:val="en-US"/>
        </w:rPr>
        <w:t xml:space="preserve"> </w:t>
      </w:r>
      <w:r w:rsidR="003F62CA" w:rsidRPr="00C25760">
        <w:rPr>
          <w:rFonts w:ascii="Times" w:hAnsi="Times"/>
          <w:color w:val="000000" w:themeColor="text1"/>
          <w:sz w:val="23"/>
          <w:szCs w:val="23"/>
          <w:shd w:val="clear" w:color="auto" w:fill="FFFFFF"/>
        </w:rPr>
        <w:t xml:space="preserve">The pooled inputs are flattened to </w:t>
      </w:r>
      <w:r w:rsidR="003F62CA" w:rsidRPr="00C25760">
        <w:rPr>
          <w:rFonts w:ascii="Times" w:hAnsi="Times"/>
          <w:color w:val="000000" w:themeColor="text1"/>
          <w:sz w:val="23"/>
          <w:szCs w:val="23"/>
          <w:shd w:val="clear" w:color="auto" w:fill="FFFFFF"/>
          <w:lang w:val="en-US"/>
        </w:rPr>
        <w:t>generate a</w:t>
      </w:r>
      <w:r w:rsidR="003F62CA" w:rsidRPr="00C25760">
        <w:rPr>
          <w:rFonts w:ascii="Times" w:hAnsi="Times"/>
          <w:color w:val="000000" w:themeColor="text1"/>
          <w:sz w:val="23"/>
          <w:szCs w:val="23"/>
          <w:shd w:val="clear" w:color="auto" w:fill="FFFFFF"/>
        </w:rPr>
        <w:t xml:space="preserve"> long vector before being interpreted and used to make </w:t>
      </w:r>
      <w:r w:rsidR="003F62CA" w:rsidRPr="00C25760">
        <w:rPr>
          <w:rFonts w:ascii="Times" w:hAnsi="Times"/>
          <w:color w:val="000000" w:themeColor="text1"/>
          <w:sz w:val="23"/>
          <w:szCs w:val="23"/>
          <w:shd w:val="clear" w:color="auto" w:fill="FFFFFF"/>
          <w:lang w:val="en-US"/>
        </w:rPr>
        <w:t xml:space="preserve">the </w:t>
      </w:r>
      <w:r w:rsidR="003F62CA" w:rsidRPr="00C25760">
        <w:rPr>
          <w:rFonts w:ascii="Times" w:hAnsi="Times"/>
          <w:color w:val="000000" w:themeColor="text1"/>
          <w:sz w:val="23"/>
          <w:szCs w:val="23"/>
          <w:shd w:val="clear" w:color="auto" w:fill="FFFFFF"/>
        </w:rPr>
        <w:t>prediction.</w:t>
      </w:r>
      <w:r w:rsidR="00C25760" w:rsidRPr="00C25760">
        <w:rPr>
          <w:rFonts w:ascii="Times" w:hAnsi="Times"/>
          <w:color w:val="000000" w:themeColor="text1"/>
          <w:sz w:val="23"/>
          <w:szCs w:val="23"/>
          <w:shd w:val="clear" w:color="auto" w:fill="FFFFFF"/>
        </w:rPr>
        <w:t xml:space="preserve"> </w:t>
      </w:r>
    </w:p>
    <w:p w14:paraId="17E80517" w14:textId="77777777" w:rsidR="00164D7A" w:rsidRDefault="00164D7A" w:rsidP="008A6B09">
      <w:pPr>
        <w:spacing w:line="360" w:lineRule="auto"/>
        <w:jc w:val="both"/>
        <w:rPr>
          <w:rFonts w:ascii="Times" w:hAnsi="Times"/>
          <w:color w:val="000000" w:themeColor="text1"/>
          <w:sz w:val="23"/>
          <w:szCs w:val="23"/>
          <w:shd w:val="clear" w:color="auto" w:fill="FFFFFF"/>
        </w:rPr>
      </w:pPr>
    </w:p>
    <w:p w14:paraId="7EF30D86" w14:textId="2C559AC1" w:rsidR="00AE4BDB" w:rsidRDefault="00AE4BDB" w:rsidP="008A6B09">
      <w:pPr>
        <w:spacing w:line="360" w:lineRule="auto"/>
        <w:jc w:val="both"/>
        <w:rPr>
          <w:rFonts w:ascii="Times" w:hAnsi="Times"/>
          <w:color w:val="000000" w:themeColor="text1"/>
          <w:sz w:val="23"/>
          <w:szCs w:val="23"/>
          <w:shd w:val="clear" w:color="auto" w:fill="FFFFFF"/>
        </w:rPr>
      </w:pPr>
      <w:r>
        <w:rPr>
          <w:rFonts w:ascii="Times" w:hAnsi="Times"/>
          <w:color w:val="000000" w:themeColor="text1"/>
          <w:sz w:val="23"/>
          <w:szCs w:val="23"/>
          <w:shd w:val="clear" w:color="auto" w:fill="FFFFFF"/>
        </w:rPr>
        <w:t>To dive into further we need to briefly introduce some of the basic terms used in this model:</w:t>
      </w:r>
    </w:p>
    <w:p w14:paraId="6B1EB4E1" w14:textId="7EA70B01" w:rsidR="00AE4BDB" w:rsidRDefault="00AE4BDB" w:rsidP="008A6B09">
      <w:pPr>
        <w:spacing w:line="360" w:lineRule="auto"/>
        <w:jc w:val="both"/>
        <w:rPr>
          <w:rFonts w:ascii="Times" w:hAnsi="Times" w:cs="Arial"/>
          <w:b/>
          <w:bCs/>
          <w:color w:val="202124"/>
          <w:sz w:val="23"/>
          <w:szCs w:val="23"/>
          <w:shd w:val="clear" w:color="auto" w:fill="FFFFFF"/>
        </w:rPr>
      </w:pPr>
      <w:r w:rsidRPr="00AE4BDB">
        <w:rPr>
          <w:rFonts w:ascii="Times" w:hAnsi="Times" w:cs="Arial"/>
          <w:b/>
          <w:bCs/>
          <w:color w:val="202124"/>
          <w:sz w:val="23"/>
          <w:szCs w:val="23"/>
          <w:shd w:val="clear" w:color="auto" w:fill="FFFFFF"/>
        </w:rPr>
        <w:t xml:space="preserve">Conv1D:  </w:t>
      </w:r>
    </w:p>
    <w:p w14:paraId="456D65EC" w14:textId="4F8B1BFF" w:rsidR="00AE4BDB" w:rsidRPr="00AE4BDB" w:rsidRDefault="00AE4BDB" w:rsidP="00AE4BDB">
      <w:pPr>
        <w:spacing w:line="360" w:lineRule="auto"/>
        <w:rPr>
          <w:rFonts w:ascii="Times" w:hAnsi="Times"/>
        </w:rPr>
      </w:pPr>
      <w:r w:rsidRPr="00AE4BDB">
        <w:rPr>
          <w:rFonts w:ascii="Times" w:hAnsi="Times" w:cs="Arial"/>
          <w:color w:val="202124"/>
          <w:shd w:val="clear" w:color="auto" w:fill="FFFFFF"/>
        </w:rPr>
        <w:t xml:space="preserve">A convolution layer transforms the input image </w:t>
      </w:r>
      <w:proofErr w:type="gramStart"/>
      <w:r w:rsidRPr="00AE4BDB">
        <w:rPr>
          <w:rFonts w:ascii="Times" w:hAnsi="Times" w:cs="Arial"/>
          <w:color w:val="202124"/>
          <w:shd w:val="clear" w:color="auto" w:fill="FFFFFF"/>
        </w:rPr>
        <w:t>in order to</w:t>
      </w:r>
      <w:proofErr w:type="gramEnd"/>
      <w:r w:rsidRPr="00AE4BDB">
        <w:rPr>
          <w:rFonts w:ascii="Times" w:hAnsi="Times" w:cs="Arial"/>
          <w:color w:val="202124"/>
          <w:shd w:val="clear" w:color="auto" w:fill="FFFFFF"/>
        </w:rPr>
        <w:t xml:space="preserve"> extract features from it.</w:t>
      </w:r>
      <w:r w:rsidRPr="00AE4BDB">
        <w:rPr>
          <w:rFonts w:ascii="Times" w:hAnsi="Times"/>
        </w:rPr>
        <w:t xml:space="preserve"> </w:t>
      </w:r>
      <w:r w:rsidRPr="00AE4BDB">
        <w:rPr>
          <w:rFonts w:ascii="Times" w:hAnsi="Times" w:cs="Open Sans"/>
          <w:color w:val="212529"/>
          <w:shd w:val="clear" w:color="auto" w:fill="FFFFFF"/>
        </w:rPr>
        <w:t>This layer creates a convolution kernel that is convolved with the layer input over a single spatial (or temporal) dimension to produce a tensor of outputs</w:t>
      </w:r>
      <w:r w:rsidR="00C364D3">
        <w:rPr>
          <w:rFonts w:ascii="Times" w:hAnsi="Times" w:cs="Open Sans"/>
          <w:color w:val="212529"/>
          <w:shd w:val="clear" w:color="auto" w:fill="FFFFFF"/>
        </w:rPr>
        <w:t>.</w:t>
      </w:r>
    </w:p>
    <w:p w14:paraId="695E2FFA" w14:textId="77777777" w:rsidR="00AE4BDB" w:rsidRPr="00AE4BDB" w:rsidRDefault="00AE4BDB" w:rsidP="00AE4BDB">
      <w:pPr>
        <w:spacing w:line="360" w:lineRule="auto"/>
        <w:jc w:val="both"/>
        <w:rPr>
          <w:rFonts w:ascii="Times" w:hAnsi="Times"/>
          <w:b/>
          <w:bCs/>
          <w:color w:val="000000" w:themeColor="text1"/>
          <w:sz w:val="23"/>
          <w:szCs w:val="23"/>
          <w:shd w:val="clear" w:color="auto" w:fill="FFFFFF"/>
        </w:rPr>
      </w:pPr>
    </w:p>
    <w:p w14:paraId="2FC2EB84" w14:textId="77777777" w:rsidR="00AE4BDB" w:rsidRPr="00AE4BDB" w:rsidRDefault="00AE4BDB" w:rsidP="00AE4BDB">
      <w:pPr>
        <w:spacing w:line="360" w:lineRule="auto"/>
        <w:rPr>
          <w:rFonts w:ascii="Times" w:hAnsi="Times"/>
          <w:b/>
          <w:bCs/>
          <w:color w:val="000000" w:themeColor="text1"/>
          <w:lang w:val="en-US"/>
        </w:rPr>
      </w:pPr>
      <w:r w:rsidRPr="00AE4BDB">
        <w:rPr>
          <w:rFonts w:ascii="Times" w:hAnsi="Times"/>
          <w:b/>
          <w:bCs/>
          <w:color w:val="000000" w:themeColor="text1"/>
          <w:lang w:val="en-US"/>
        </w:rPr>
        <w:t>MaxPooling1D:</w:t>
      </w:r>
    </w:p>
    <w:p w14:paraId="63D1F03B" w14:textId="5F495222" w:rsidR="00AE4BDB" w:rsidRPr="00C364D3" w:rsidRDefault="00AE4BDB" w:rsidP="00C364D3">
      <w:pPr>
        <w:spacing w:line="360" w:lineRule="auto"/>
      </w:pPr>
      <w:r w:rsidRPr="00C364D3">
        <w:rPr>
          <w:color w:val="202124"/>
          <w:shd w:val="clear" w:color="auto" w:fill="FFFFFF"/>
        </w:rPr>
        <w:t xml:space="preserve">Max pooling is a pooling operation that selects the maximum element from the region of the feature map covered by the filter. </w:t>
      </w:r>
      <w:r w:rsidR="00C364D3" w:rsidRPr="00C364D3">
        <w:rPr>
          <w:color w:val="202124"/>
          <w:shd w:val="clear" w:color="auto" w:fill="FFFFFF"/>
        </w:rPr>
        <w:t xml:space="preserve">In other words, it </w:t>
      </w:r>
      <w:proofErr w:type="spellStart"/>
      <w:r w:rsidR="00C364D3" w:rsidRPr="00C364D3">
        <w:rPr>
          <w:color w:val="202124"/>
          <w:shd w:val="clear" w:color="auto" w:fill="FFFFFF"/>
        </w:rPr>
        <w:t>downsamples</w:t>
      </w:r>
      <w:proofErr w:type="spellEnd"/>
      <w:r w:rsidR="00C364D3" w:rsidRPr="00C364D3">
        <w:rPr>
          <w:color w:val="202124"/>
          <w:shd w:val="clear" w:color="auto" w:fill="FFFFFF"/>
        </w:rPr>
        <w:t xml:space="preserve"> the input representation by taking the maximum value over a spatial window of size (pool size).</w:t>
      </w:r>
      <w:r w:rsidR="00C364D3" w:rsidRPr="00C364D3">
        <w:t xml:space="preserve"> </w:t>
      </w:r>
      <w:r w:rsidRPr="00C364D3">
        <w:rPr>
          <w:color w:val="202124"/>
          <w:shd w:val="clear" w:color="auto" w:fill="FFFFFF"/>
        </w:rPr>
        <w:t xml:space="preserve">Thus, the output after </w:t>
      </w:r>
      <w:r w:rsidRPr="00C364D3">
        <w:rPr>
          <w:color w:val="202124"/>
          <w:shd w:val="clear" w:color="auto" w:fill="FFFFFF"/>
        </w:rPr>
        <w:lastRenderedPageBreak/>
        <w:t>max-pooling layer would be a feature map containing the most prominent features of the previous feature map.</w:t>
      </w:r>
    </w:p>
    <w:p w14:paraId="7E978D1D" w14:textId="77777777" w:rsidR="00AE4BDB" w:rsidRDefault="00AE4BDB" w:rsidP="008A6B09">
      <w:pPr>
        <w:spacing w:line="360" w:lineRule="auto"/>
        <w:jc w:val="both"/>
        <w:rPr>
          <w:rFonts w:ascii="Times" w:hAnsi="Times"/>
          <w:color w:val="000000" w:themeColor="text1"/>
          <w:sz w:val="23"/>
          <w:szCs w:val="23"/>
          <w:shd w:val="clear" w:color="auto" w:fill="FFFFFF"/>
        </w:rPr>
      </w:pPr>
    </w:p>
    <w:p w14:paraId="5D998F6E" w14:textId="4D90C76B" w:rsidR="00F27726" w:rsidRDefault="00F27726" w:rsidP="00F27726">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CNN</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67204739" w14:textId="77777777" w:rsidR="00F27726" w:rsidRPr="002E48C9" w:rsidRDefault="00F27726" w:rsidP="00F27726">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44880CA3" w14:textId="391A47C0" w:rsidR="00200D7B" w:rsidRPr="00200D7B" w:rsidRDefault="00F27726" w:rsidP="00200D7B">
      <w:pPr>
        <w:pStyle w:val="ListParagraph"/>
        <w:numPr>
          <w:ilvl w:val="0"/>
          <w:numId w:val="24"/>
        </w:numPr>
        <w:spacing w:line="360" w:lineRule="auto"/>
        <w:jc w:val="both"/>
        <w:rPr>
          <w:rFonts w:ascii="Times" w:hAnsi="Times"/>
          <w:color w:val="000000" w:themeColor="text1"/>
          <w:lang w:val="en-US"/>
        </w:rPr>
      </w:pPr>
      <w:r w:rsidRPr="00200D7B">
        <w:rPr>
          <w:rFonts w:ascii="Times" w:hAnsi="Times"/>
          <w:color w:val="000000" w:themeColor="text1"/>
          <w:lang w:val="en-US"/>
        </w:rPr>
        <w:t xml:space="preserve">Take an instance of ‘Sequential’ Model from </w:t>
      </w:r>
      <w:proofErr w:type="spellStart"/>
      <w:r w:rsidRPr="00200D7B">
        <w:rPr>
          <w:rFonts w:ascii="Times" w:hAnsi="Times"/>
          <w:color w:val="000000" w:themeColor="text1"/>
          <w:lang w:val="en-US"/>
        </w:rPr>
        <w:t>Keras</w:t>
      </w:r>
      <w:proofErr w:type="spellEnd"/>
      <w:r w:rsidRPr="00200D7B">
        <w:rPr>
          <w:rFonts w:ascii="Times" w:hAnsi="Times"/>
          <w:color w:val="000000" w:themeColor="text1"/>
          <w:lang w:val="en-US"/>
        </w:rPr>
        <w:t xml:space="preserve"> deep learning library.</w:t>
      </w:r>
    </w:p>
    <w:p w14:paraId="4877DB06" w14:textId="6316E8B9" w:rsidR="00200D7B" w:rsidRDefault="00200D7B" w:rsidP="00200D7B">
      <w:pPr>
        <w:pStyle w:val="ListParagraph"/>
        <w:numPr>
          <w:ilvl w:val="0"/>
          <w:numId w:val="24"/>
        </w:numPr>
        <w:spacing w:line="360" w:lineRule="auto"/>
        <w:jc w:val="both"/>
        <w:rPr>
          <w:rFonts w:ascii="Times" w:hAnsi="Times"/>
          <w:color w:val="000000" w:themeColor="text1"/>
          <w:lang w:val="en-US"/>
        </w:rPr>
      </w:pPr>
      <w:r w:rsidRPr="00F27726">
        <w:rPr>
          <w:rFonts w:ascii="Times" w:hAnsi="Times"/>
          <w:color w:val="000000" w:themeColor="text1"/>
          <w:lang w:val="en-US"/>
        </w:rPr>
        <w:t xml:space="preserve">Add a </w:t>
      </w:r>
      <w:r w:rsidR="00C25760">
        <w:rPr>
          <w:rFonts w:ascii="Times" w:hAnsi="Times"/>
          <w:color w:val="000000" w:themeColor="text1"/>
          <w:lang w:val="en-US"/>
        </w:rPr>
        <w:t>Conv1D</w:t>
      </w:r>
      <w:r w:rsidRPr="00F27726">
        <w:rPr>
          <w:rFonts w:ascii="Times" w:hAnsi="Times"/>
          <w:color w:val="000000" w:themeColor="text1"/>
          <w:lang w:val="en-US"/>
        </w:rPr>
        <w:t xml:space="preserve"> layer to the model </w:t>
      </w:r>
      <w:r w:rsidR="00C25760">
        <w:rPr>
          <w:rFonts w:ascii="Times" w:hAnsi="Times"/>
          <w:color w:val="000000" w:themeColor="text1"/>
          <w:lang w:val="en-US"/>
        </w:rPr>
        <w:t>defining the</w:t>
      </w:r>
      <w:r w:rsidRPr="00F27726">
        <w:rPr>
          <w:rFonts w:ascii="Times" w:hAnsi="Times"/>
          <w:color w:val="000000" w:themeColor="text1"/>
          <w:lang w:val="en-US"/>
        </w:rPr>
        <w:t xml:space="preserve"> number of </w:t>
      </w:r>
      <w:r w:rsidR="00C25760">
        <w:rPr>
          <w:rFonts w:ascii="Times" w:hAnsi="Times"/>
          <w:color w:val="000000" w:themeColor="text1"/>
          <w:lang w:val="en-US"/>
        </w:rPr>
        <w:t>filters</w:t>
      </w:r>
      <w:r w:rsidRPr="00F27726">
        <w:rPr>
          <w:rFonts w:ascii="Times" w:hAnsi="Times"/>
          <w:color w:val="000000" w:themeColor="text1"/>
          <w:lang w:val="en-US"/>
        </w:rPr>
        <w:t xml:space="preserve"> (24), </w:t>
      </w:r>
      <w:r w:rsidR="00C25760">
        <w:rPr>
          <w:rFonts w:ascii="Times" w:hAnsi="Times"/>
          <w:color w:val="000000" w:themeColor="text1"/>
          <w:lang w:val="en-US"/>
        </w:rPr>
        <w:t>kernel size</w:t>
      </w:r>
      <w:r w:rsidRPr="00F27726">
        <w:rPr>
          <w:rFonts w:ascii="Times" w:hAnsi="Times"/>
          <w:color w:val="000000" w:themeColor="text1"/>
          <w:lang w:val="en-US"/>
        </w:rPr>
        <w:t xml:space="preserve"> (500), </w:t>
      </w:r>
      <w:r w:rsidR="00C25760">
        <w:rPr>
          <w:rFonts w:ascii="Times" w:hAnsi="Times"/>
          <w:color w:val="000000" w:themeColor="text1"/>
          <w:lang w:val="en-US"/>
        </w:rPr>
        <w:t>input shape</w:t>
      </w:r>
      <w:r w:rsidRPr="00F27726">
        <w:rPr>
          <w:rFonts w:ascii="Times" w:hAnsi="Times"/>
          <w:color w:val="000000" w:themeColor="text1"/>
          <w:lang w:val="en-US"/>
        </w:rPr>
        <w:t xml:space="preserve"> (100), rectified linear activation function (</w:t>
      </w:r>
      <w:proofErr w:type="spellStart"/>
      <w:r w:rsidRPr="00F27726">
        <w:rPr>
          <w:rFonts w:ascii="Times" w:hAnsi="Times"/>
          <w:color w:val="000000" w:themeColor="text1"/>
          <w:lang w:val="en-US"/>
        </w:rPr>
        <w:t>relu</w:t>
      </w:r>
      <w:proofErr w:type="spellEnd"/>
      <w:r w:rsidRPr="00F27726">
        <w:rPr>
          <w:rFonts w:ascii="Times" w:hAnsi="Times"/>
          <w:color w:val="000000" w:themeColor="text1"/>
          <w:lang w:val="en-US"/>
        </w:rPr>
        <w:t>)</w:t>
      </w:r>
      <w:r>
        <w:rPr>
          <w:rFonts w:ascii="Times" w:hAnsi="Times"/>
          <w:color w:val="000000" w:themeColor="text1"/>
          <w:lang w:val="en-US"/>
        </w:rPr>
        <w:t>.</w:t>
      </w:r>
    </w:p>
    <w:p w14:paraId="00EAFEDE" w14:textId="7B95EBA9"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Conv1D layer with same settings but without input shape.</w:t>
      </w:r>
    </w:p>
    <w:p w14:paraId="417EA483" w14:textId="3AF44776" w:rsidR="00AE4BDB" w:rsidRDefault="00AE4BD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Add another MaxPooling1D layer with pool size of 2.</w:t>
      </w:r>
    </w:p>
    <w:p w14:paraId="486645B2" w14:textId="38D69D49" w:rsidR="00AE4BDB" w:rsidRDefault="00D75B88"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Flatten (reshape) the result of previous step into single dimension before interpreted by the next layer.</w:t>
      </w:r>
    </w:p>
    <w:p w14:paraId="4A3E5363" w14:textId="2B35BAB0"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Add </w:t>
      </w:r>
      <w:r w:rsidR="006253E7">
        <w:rPr>
          <w:rFonts w:ascii="Times" w:hAnsi="Times"/>
          <w:color w:val="000000" w:themeColor="text1"/>
          <w:lang w:val="en-US"/>
        </w:rPr>
        <w:t>a</w:t>
      </w:r>
      <w:r>
        <w:rPr>
          <w:rFonts w:ascii="Times" w:hAnsi="Times"/>
          <w:color w:val="000000" w:themeColor="text1"/>
          <w:lang w:val="en-US"/>
        </w:rPr>
        <w:t xml:space="preserve"> </w:t>
      </w:r>
      <w:r w:rsidR="006253E7">
        <w:rPr>
          <w:rFonts w:ascii="Times" w:hAnsi="Times"/>
          <w:color w:val="000000" w:themeColor="text1"/>
          <w:lang w:val="en-US"/>
        </w:rPr>
        <w:t>Dense</w:t>
      </w:r>
      <w:r>
        <w:rPr>
          <w:rFonts w:ascii="Times" w:hAnsi="Times"/>
          <w:color w:val="000000" w:themeColor="text1"/>
          <w:lang w:val="en-US"/>
        </w:rPr>
        <w:t xml:space="preserve"> layer</w:t>
      </w:r>
      <w:r w:rsidR="006253E7">
        <w:rPr>
          <w:rFonts w:ascii="Times" w:hAnsi="Times"/>
          <w:color w:val="000000" w:themeColor="text1"/>
          <w:lang w:val="en-US"/>
        </w:rPr>
        <w:t xml:space="preserve"> </w:t>
      </w:r>
      <w:r>
        <w:rPr>
          <w:rFonts w:ascii="Times" w:hAnsi="Times"/>
          <w:color w:val="000000" w:themeColor="text1"/>
          <w:lang w:val="en-US"/>
        </w:rPr>
        <w:t>with number of outputs (1), since we predict a continuous value.</w:t>
      </w:r>
    </w:p>
    <w:p w14:paraId="27E33BE5" w14:textId="3D1EBF71"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5FA332A2" w14:textId="0E3201EC" w:rsidR="00200D7B" w:rsidRPr="006253E7" w:rsidRDefault="006253E7" w:rsidP="006253E7">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Fit the model with training data set for number of epochs</w:t>
      </w:r>
      <w:r w:rsidR="00D4478C">
        <w:rPr>
          <w:rFonts w:ascii="Times" w:hAnsi="Times"/>
          <w:color w:val="000000" w:themeColor="text1"/>
          <w:lang w:val="en-US"/>
        </w:rPr>
        <w:t xml:space="preserve"> (100)</w:t>
      </w:r>
      <w:r>
        <w:rPr>
          <w:rFonts w:ascii="Times" w:hAnsi="Times"/>
          <w:color w:val="000000" w:themeColor="text1"/>
          <w:lang w:val="en-US"/>
        </w:rPr>
        <w:t xml:space="preserve"> and batch size</w:t>
      </w:r>
      <w:r w:rsidR="00BD30E2">
        <w:rPr>
          <w:rFonts w:ascii="Times" w:hAnsi="Times"/>
          <w:color w:val="000000" w:themeColor="text1"/>
          <w:lang w:val="en-US"/>
        </w:rPr>
        <w:t xml:space="preserve"> </w:t>
      </w:r>
      <w:r w:rsidR="00D4478C">
        <w:rPr>
          <w:rFonts w:ascii="Times" w:hAnsi="Times"/>
          <w:color w:val="000000" w:themeColor="text1"/>
          <w:lang w:val="en-US"/>
        </w:rPr>
        <w:t>(100)</w:t>
      </w:r>
      <w:r>
        <w:rPr>
          <w:rFonts w:ascii="Times" w:hAnsi="Times"/>
          <w:color w:val="000000" w:themeColor="text1"/>
          <w:lang w:val="en-US"/>
        </w:rPr>
        <w:t>.</w:t>
      </w:r>
    </w:p>
    <w:p w14:paraId="3467694E" w14:textId="7846B243" w:rsidR="00200D7B" w:rsidRDefault="006C7B86"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Create</w:t>
      </w:r>
      <w:r w:rsidR="00200D7B">
        <w:rPr>
          <w:rFonts w:ascii="Times" w:hAnsi="Times"/>
          <w:color w:val="000000" w:themeColor="text1"/>
          <w:lang w:val="en-US"/>
        </w:rPr>
        <w:t xml:space="preserve"> an ensemble of </w:t>
      </w:r>
      <w:r>
        <w:rPr>
          <w:rFonts w:ascii="Times" w:hAnsi="Times"/>
          <w:color w:val="000000" w:themeColor="text1"/>
          <w:lang w:val="en-US"/>
        </w:rPr>
        <w:t xml:space="preserve">6 </w:t>
      </w:r>
      <w:r w:rsidR="00200D7B">
        <w:rPr>
          <w:rFonts w:ascii="Times" w:hAnsi="Times"/>
          <w:color w:val="000000" w:themeColor="text1"/>
          <w:lang w:val="en-US"/>
        </w:rPr>
        <w:t xml:space="preserve">models by following the steps </w:t>
      </w:r>
      <w:r w:rsidR="00BD30E2">
        <w:rPr>
          <w:rFonts w:ascii="Times" w:hAnsi="Times"/>
          <w:color w:val="000000" w:themeColor="text1"/>
          <w:lang w:val="en-US"/>
        </w:rPr>
        <w:t>1</w:t>
      </w:r>
      <w:r w:rsidR="00200D7B">
        <w:rPr>
          <w:rFonts w:ascii="Times" w:hAnsi="Times"/>
          <w:color w:val="000000" w:themeColor="text1"/>
          <w:lang w:val="en-US"/>
        </w:rPr>
        <w:t xml:space="preserve"> to </w:t>
      </w:r>
      <w:r w:rsidR="00BD30E2">
        <w:rPr>
          <w:rFonts w:ascii="Times" w:hAnsi="Times"/>
          <w:color w:val="000000" w:themeColor="text1"/>
          <w:lang w:val="en-US"/>
        </w:rPr>
        <w:t>8</w:t>
      </w:r>
      <w:r w:rsidR="00200D7B">
        <w:rPr>
          <w:rFonts w:ascii="Times" w:hAnsi="Times"/>
          <w:color w:val="000000" w:themeColor="text1"/>
          <w:lang w:val="en-US"/>
        </w:rPr>
        <w:t>.</w:t>
      </w:r>
    </w:p>
    <w:p w14:paraId="6FEC05CA" w14:textId="3289E013" w:rsid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xml:space="preserve">’ for each </w:t>
      </w:r>
      <w:r w:rsidR="00D75B88">
        <w:rPr>
          <w:rFonts w:ascii="Times" w:hAnsi="Times"/>
          <w:color w:val="000000" w:themeColor="text1"/>
          <w:lang w:val="en-US"/>
        </w:rPr>
        <w:t>time step (</w:t>
      </w:r>
      <w:r>
        <w:rPr>
          <w:rFonts w:ascii="Times" w:hAnsi="Times"/>
          <w:color w:val="000000" w:themeColor="text1"/>
          <w:lang w:val="en-US"/>
        </w:rPr>
        <w:t>day</w:t>
      </w:r>
      <w:r w:rsidR="00D75B88">
        <w:rPr>
          <w:rFonts w:ascii="Times" w:hAnsi="Times"/>
          <w:color w:val="000000" w:themeColor="text1"/>
          <w:lang w:val="en-US"/>
        </w:rPr>
        <w:t>)</w:t>
      </w:r>
      <w:r>
        <w:rPr>
          <w:rFonts w:ascii="Times" w:hAnsi="Times"/>
          <w:color w:val="000000" w:themeColor="text1"/>
          <w:lang w:val="en-US"/>
        </w:rPr>
        <w:t xml:space="preserve"> from </w:t>
      </w:r>
      <w:r w:rsidR="00DA366A">
        <w:rPr>
          <w:rFonts w:ascii="Times" w:hAnsi="Times"/>
          <w:color w:val="000000" w:themeColor="text1"/>
          <w:lang w:val="en-US"/>
        </w:rPr>
        <w:t>all</w:t>
      </w:r>
      <w:r>
        <w:rPr>
          <w:rFonts w:ascii="Times" w:hAnsi="Times"/>
          <w:color w:val="000000" w:themeColor="text1"/>
          <w:lang w:val="en-US"/>
        </w:rPr>
        <w:t xml:space="preserve"> the models of the ensemble.</w:t>
      </w:r>
    </w:p>
    <w:p w14:paraId="621E4828" w14:textId="7CC20867" w:rsidR="00F27726"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w:t>
      </w:r>
      <w:r w:rsidR="00DA366A">
        <w:rPr>
          <w:rFonts w:ascii="Times" w:hAnsi="Times"/>
          <w:color w:val="000000" w:themeColor="text1"/>
          <w:lang w:val="en-US"/>
        </w:rPr>
        <w:t xml:space="preserve"> of each</w:t>
      </w:r>
      <w:r>
        <w:rPr>
          <w:rFonts w:ascii="Times" w:hAnsi="Times"/>
          <w:color w:val="000000" w:themeColor="text1"/>
          <w:lang w:val="en-US"/>
        </w:rPr>
        <w:t xml:space="preserve"> prediction.</w:t>
      </w:r>
    </w:p>
    <w:p w14:paraId="32E60AB9" w14:textId="3E362B0B" w:rsidR="00200D7B" w:rsidRPr="00200D7B" w:rsidRDefault="00200D7B" w:rsidP="00200D7B">
      <w:pPr>
        <w:pStyle w:val="ListParagraph"/>
        <w:numPr>
          <w:ilvl w:val="0"/>
          <w:numId w:val="24"/>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3EC31739" w14:textId="77777777" w:rsidR="00F27726" w:rsidRPr="0005403A" w:rsidRDefault="00F27726" w:rsidP="00F27726">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D5EC6BD" w14:textId="543259A9" w:rsidR="00F27726" w:rsidRDefault="00F27726" w:rsidP="00F27726">
      <w:pPr>
        <w:spacing w:line="360" w:lineRule="auto"/>
        <w:rPr>
          <w:rFonts w:ascii="Times" w:hAnsi="Times"/>
          <w:color w:val="000000" w:themeColor="text1"/>
          <w:lang w:val="en-US"/>
        </w:rPr>
      </w:pPr>
      <w:r w:rsidRPr="0005403A">
        <w:rPr>
          <w:rFonts w:ascii="Times" w:hAnsi="Times"/>
          <w:color w:val="000000" w:themeColor="text1"/>
          <w:lang w:val="en-US"/>
        </w:rPr>
        <w:t>Algorithm-</w:t>
      </w:r>
      <w:r w:rsidR="005D10C0">
        <w:rPr>
          <w:rFonts w:ascii="Times" w:hAnsi="Times"/>
          <w:color w:val="000000" w:themeColor="text1"/>
          <w:lang w:val="en-US"/>
        </w:rPr>
        <w:t>2</w:t>
      </w:r>
      <w:r w:rsidRPr="0005403A">
        <w:rPr>
          <w:rFonts w:ascii="Times" w:hAnsi="Times"/>
          <w:color w:val="000000" w:themeColor="text1"/>
          <w:lang w:val="en-US"/>
        </w:rPr>
        <w:t xml:space="preserve">: </w:t>
      </w:r>
      <w:r>
        <w:rPr>
          <w:rFonts w:ascii="Times" w:hAnsi="Times"/>
          <w:color w:val="000000" w:themeColor="text1"/>
          <w:lang w:val="en-US"/>
        </w:rPr>
        <w:t>CNN Model</w:t>
      </w:r>
    </w:p>
    <w:p w14:paraId="4E8EF6A9" w14:textId="77777777" w:rsidR="00F27726" w:rsidRPr="002E48C9" w:rsidRDefault="00F27726" w:rsidP="008A6B09">
      <w:pPr>
        <w:spacing w:line="360" w:lineRule="auto"/>
        <w:jc w:val="both"/>
        <w:rPr>
          <w:rFonts w:ascii="Times" w:hAnsi="Times"/>
          <w:color w:val="000000" w:themeColor="text1"/>
        </w:rPr>
      </w:pPr>
    </w:p>
    <w:p w14:paraId="7B9058CF" w14:textId="77777777" w:rsidR="00C23BC9" w:rsidRPr="002E48C9" w:rsidRDefault="00C23BC9" w:rsidP="00B76F3D">
      <w:pPr>
        <w:spacing w:line="360" w:lineRule="auto"/>
        <w:rPr>
          <w:rFonts w:ascii="Times" w:hAnsi="Times"/>
          <w:color w:val="000000" w:themeColor="text1"/>
          <w:lang w:val="en-US"/>
        </w:rPr>
      </w:pPr>
    </w:p>
    <w:p w14:paraId="75048DDF" w14:textId="3B67D5C4" w:rsidR="00C23BC9" w:rsidRPr="002E48C9" w:rsidRDefault="00C23BC9" w:rsidP="00B76F3D">
      <w:pPr>
        <w:spacing w:line="360" w:lineRule="auto"/>
        <w:rPr>
          <w:rFonts w:ascii="Times" w:hAnsi="Times"/>
          <w:b/>
          <w:bCs/>
          <w:color w:val="000000" w:themeColor="text1"/>
          <w:lang w:val="en-US"/>
        </w:rPr>
      </w:pPr>
      <w:r w:rsidRPr="002E48C9">
        <w:rPr>
          <w:rFonts w:ascii="Times" w:hAnsi="Times"/>
          <w:b/>
          <w:bCs/>
          <w:color w:val="000000" w:themeColor="text1"/>
          <w:lang w:val="en-US"/>
        </w:rPr>
        <w:t>3.</w:t>
      </w:r>
      <w:r w:rsidR="0083398E" w:rsidRPr="002E48C9">
        <w:rPr>
          <w:rFonts w:ascii="Times" w:hAnsi="Times"/>
          <w:b/>
          <w:bCs/>
          <w:color w:val="000000" w:themeColor="text1"/>
          <w:lang w:val="en-US"/>
        </w:rPr>
        <w:t>5</w:t>
      </w:r>
      <w:r w:rsidRPr="002E48C9">
        <w:rPr>
          <w:rFonts w:ascii="Times" w:hAnsi="Times"/>
          <w:b/>
          <w:bCs/>
          <w:color w:val="000000" w:themeColor="text1"/>
          <w:lang w:val="en-US"/>
        </w:rPr>
        <w:tab/>
        <w:t>LSTM</w:t>
      </w:r>
    </w:p>
    <w:p w14:paraId="2FE2486B" w14:textId="43349369" w:rsidR="00E849A7" w:rsidRPr="002E48C9" w:rsidRDefault="003F62CA" w:rsidP="008A6B09">
      <w:pPr>
        <w:spacing w:line="360" w:lineRule="auto"/>
        <w:jc w:val="both"/>
        <w:rPr>
          <w:rFonts w:ascii="Times" w:hAnsi="Times"/>
          <w:color w:val="000000" w:themeColor="text1"/>
          <w:sz w:val="23"/>
          <w:szCs w:val="23"/>
          <w:shd w:val="clear" w:color="auto" w:fill="FFFFFF"/>
        </w:rPr>
      </w:pPr>
      <w:r w:rsidRPr="002E48C9">
        <w:rPr>
          <w:rFonts w:ascii="Times" w:hAnsi="Times"/>
          <w:color w:val="000000" w:themeColor="text1"/>
          <w:sz w:val="23"/>
          <w:szCs w:val="23"/>
          <w:shd w:val="clear" w:color="auto" w:fill="FFFFFF"/>
        </w:rPr>
        <w:t>The LSTM neural network </w:t>
      </w:r>
      <w:r w:rsidRPr="002E48C9">
        <w:rPr>
          <w:rFonts w:ascii="Times" w:hAnsi="Times"/>
          <w:color w:val="000000" w:themeColor="text1"/>
          <w:sz w:val="23"/>
          <w:szCs w:val="23"/>
          <w:shd w:val="clear" w:color="auto" w:fill="FFFFFF"/>
          <w:lang w:val="en-US"/>
        </w:rPr>
        <w:t>is a member of RNN</w:t>
      </w:r>
      <w:r w:rsidR="00C364D3">
        <w:rPr>
          <w:rFonts w:ascii="Times" w:hAnsi="Times"/>
          <w:color w:val="000000" w:themeColor="text1"/>
          <w:sz w:val="23"/>
          <w:szCs w:val="23"/>
          <w:shd w:val="clear" w:color="auto" w:fill="FFFFFF"/>
          <w:lang w:val="en-US"/>
        </w:rPr>
        <w:t xml:space="preserve"> (Recurrent Neural Network</w:t>
      </w:r>
      <w:proofErr w:type="gramStart"/>
      <w:r w:rsidR="00C364D3">
        <w:rPr>
          <w:rFonts w:ascii="Times" w:hAnsi="Times"/>
          <w:color w:val="000000" w:themeColor="text1"/>
          <w:sz w:val="23"/>
          <w:szCs w:val="23"/>
          <w:shd w:val="clear" w:color="auto" w:fill="FFFFFF"/>
          <w:lang w:val="en-US"/>
        </w:rPr>
        <w:t>)</w:t>
      </w:r>
      <w:proofErr w:type="gramEnd"/>
      <w:r w:rsidRPr="002E48C9">
        <w:rPr>
          <w:rFonts w:ascii="Times" w:hAnsi="Times"/>
          <w:color w:val="000000" w:themeColor="text1"/>
          <w:sz w:val="23"/>
          <w:szCs w:val="23"/>
          <w:shd w:val="clear" w:color="auto" w:fill="FFFFFF"/>
          <w:lang w:val="en-US"/>
        </w:rPr>
        <w:t xml:space="preserve"> and it can </w:t>
      </w:r>
      <w:r w:rsidRPr="002E48C9">
        <w:rPr>
          <w:rFonts w:ascii="Times" w:hAnsi="Times"/>
          <w:color w:val="000000" w:themeColor="text1"/>
          <w:sz w:val="23"/>
          <w:szCs w:val="23"/>
          <w:shd w:val="clear" w:color="auto" w:fill="FFFFFF"/>
        </w:rPr>
        <w:t>be used for univariate time series forecasting.</w:t>
      </w:r>
      <w:r w:rsidRPr="002E48C9">
        <w:rPr>
          <w:rFonts w:ascii="Times" w:hAnsi="Times"/>
          <w:color w:val="000000" w:themeColor="text1"/>
          <w:sz w:val="23"/>
          <w:szCs w:val="23"/>
          <w:shd w:val="clear" w:color="auto" w:fill="FFFFFF"/>
          <w:lang w:val="en-US"/>
        </w:rPr>
        <w:t xml:space="preserve"> It </w:t>
      </w:r>
      <w:r w:rsidRPr="002E48C9">
        <w:rPr>
          <w:rFonts w:ascii="Times" w:hAnsi="Times"/>
          <w:color w:val="000000" w:themeColor="text1"/>
          <w:sz w:val="23"/>
          <w:szCs w:val="23"/>
          <w:shd w:val="clear" w:color="auto" w:fill="FFFFFF"/>
        </w:rPr>
        <w:t>use</w:t>
      </w:r>
      <w:r w:rsidRPr="002E48C9">
        <w:rPr>
          <w:rFonts w:ascii="Times" w:hAnsi="Times"/>
          <w:color w:val="000000" w:themeColor="text1"/>
          <w:sz w:val="23"/>
          <w:szCs w:val="23"/>
          <w:shd w:val="clear" w:color="auto" w:fill="FFFFFF"/>
          <w:lang w:val="en-US"/>
        </w:rPr>
        <w:t>s</w:t>
      </w:r>
      <w:r w:rsidRPr="002E48C9">
        <w:rPr>
          <w:rFonts w:ascii="Times" w:hAnsi="Times"/>
          <w:color w:val="000000" w:themeColor="text1"/>
          <w:sz w:val="23"/>
          <w:szCs w:val="23"/>
          <w:shd w:val="clear" w:color="auto" w:fill="FFFFFF"/>
        </w:rPr>
        <w:t xml:space="preserve"> an output of the network from a prior step as an input in attempt to automatically learn across sequence data.</w:t>
      </w:r>
      <w:r w:rsidR="0066467C" w:rsidRPr="002E48C9">
        <w:rPr>
          <w:rFonts w:ascii="Times" w:hAnsi="Times"/>
          <w:color w:val="000000" w:themeColor="text1"/>
          <w:sz w:val="23"/>
          <w:szCs w:val="23"/>
          <w:shd w:val="clear" w:color="auto" w:fill="FFFFFF"/>
          <w:lang w:val="en-US"/>
        </w:rPr>
        <w:t xml:space="preserve"> </w:t>
      </w:r>
      <w:r w:rsidR="00C364D3">
        <w:rPr>
          <w:rFonts w:ascii="Times" w:hAnsi="Times"/>
          <w:color w:val="000000" w:themeColor="text1"/>
          <w:sz w:val="23"/>
          <w:szCs w:val="23"/>
          <w:shd w:val="clear" w:color="auto" w:fill="FFFFFF"/>
        </w:rPr>
        <w:t xml:space="preserve">Having </w:t>
      </w:r>
      <w:r w:rsidR="00C364D3" w:rsidRPr="002E48C9">
        <w:rPr>
          <w:rFonts w:ascii="Times" w:hAnsi="Times"/>
          <w:color w:val="000000" w:themeColor="text1"/>
          <w:sz w:val="23"/>
          <w:szCs w:val="23"/>
          <w:shd w:val="clear" w:color="auto" w:fill="FFFFFF"/>
        </w:rPr>
        <w:t>internal memory</w:t>
      </w:r>
      <w:r w:rsidR="00C364D3">
        <w:rPr>
          <w:rFonts w:ascii="Times" w:hAnsi="Times"/>
          <w:color w:val="000000" w:themeColor="text1"/>
          <w:sz w:val="23"/>
          <w:szCs w:val="23"/>
          <w:shd w:val="clear" w:color="auto" w:fill="FFFFFF"/>
        </w:rPr>
        <w:t>,</w:t>
      </w:r>
      <w:r w:rsidR="0066467C" w:rsidRPr="002E48C9">
        <w:rPr>
          <w:rFonts w:ascii="Times" w:hAnsi="Times"/>
          <w:color w:val="000000" w:themeColor="text1"/>
          <w:sz w:val="23"/>
          <w:szCs w:val="23"/>
          <w:shd w:val="clear" w:color="auto" w:fill="FFFFFF"/>
        </w:rPr>
        <w:t xml:space="preserve"> LSTM allow</w:t>
      </w:r>
      <w:r w:rsidR="00C364D3">
        <w:rPr>
          <w:rFonts w:ascii="Times" w:hAnsi="Times"/>
          <w:color w:val="000000" w:themeColor="text1"/>
          <w:sz w:val="23"/>
          <w:szCs w:val="23"/>
          <w:shd w:val="clear" w:color="auto" w:fill="FFFFFF"/>
        </w:rPr>
        <w:t>s</w:t>
      </w:r>
      <w:r w:rsidR="0066467C" w:rsidRPr="002E48C9">
        <w:rPr>
          <w:rFonts w:ascii="Times" w:hAnsi="Times"/>
          <w:color w:val="000000" w:themeColor="text1"/>
          <w:sz w:val="23"/>
          <w:szCs w:val="23"/>
          <w:shd w:val="clear" w:color="auto" w:fill="FFFFFF"/>
        </w:rPr>
        <w:t xml:space="preserve"> it to accumulate internal state as it reads across the steps of a given input sequence.</w:t>
      </w:r>
    </w:p>
    <w:p w14:paraId="15F45471" w14:textId="77777777" w:rsidR="0007081D" w:rsidRPr="002E48C9" w:rsidRDefault="0007081D" w:rsidP="0007081D">
      <w:pPr>
        <w:jc w:val="both"/>
        <w:rPr>
          <w:color w:val="000000" w:themeColor="text1"/>
        </w:rPr>
      </w:pPr>
    </w:p>
    <w:p w14:paraId="1941F0A0" w14:textId="01D39267" w:rsidR="00E849A7" w:rsidRPr="002E48C9" w:rsidRDefault="00E849A7" w:rsidP="00BE4694">
      <w:pPr>
        <w:spacing w:line="360" w:lineRule="auto"/>
        <w:jc w:val="center"/>
        <w:rPr>
          <w:rFonts w:ascii="Times" w:hAnsi="Times"/>
          <w:b/>
          <w:bCs/>
          <w:color w:val="000000" w:themeColor="text1"/>
          <w:lang w:val="en-US"/>
        </w:rPr>
      </w:pPr>
      <w:r w:rsidRPr="002E48C9">
        <w:rPr>
          <w:rFonts w:ascii="Times" w:hAnsi="Times"/>
          <w:b/>
          <w:bCs/>
          <w:noProof/>
          <w:color w:val="000000" w:themeColor="text1"/>
          <w:lang w:val="en-US"/>
        </w:rPr>
        <w:lastRenderedPageBreak/>
        <w:drawing>
          <wp:inline distT="0" distB="0" distL="0" distR="0" wp14:anchorId="2CA43AD5" wp14:editId="56EABE3E">
            <wp:extent cx="3516923" cy="1932243"/>
            <wp:effectExtent l="0" t="0" r="127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48493" cy="1949588"/>
                    </a:xfrm>
                    <a:prstGeom prst="rect">
                      <a:avLst/>
                    </a:prstGeom>
                  </pic:spPr>
                </pic:pic>
              </a:graphicData>
            </a:graphic>
          </wp:inline>
        </w:drawing>
      </w:r>
    </w:p>
    <w:p w14:paraId="39F830AA" w14:textId="4FDEF75B" w:rsidR="00E849A7" w:rsidRPr="002E48C9" w:rsidRDefault="00E849A7" w:rsidP="00BE4694">
      <w:pPr>
        <w:jc w:val="center"/>
        <w:rPr>
          <w:rFonts w:ascii="Times" w:hAnsi="Times"/>
          <w:color w:val="000000" w:themeColor="text1"/>
          <w:lang w:val="en-US"/>
        </w:rPr>
      </w:pPr>
      <w:r w:rsidRPr="002E48C9">
        <w:rPr>
          <w:rFonts w:ascii="Times" w:hAnsi="Times"/>
          <w:color w:val="000000" w:themeColor="text1"/>
          <w:lang w:val="en-US"/>
        </w:rPr>
        <w:t>Figure</w:t>
      </w:r>
      <w:r w:rsidR="00A53E80" w:rsidRPr="002E48C9">
        <w:rPr>
          <w:rFonts w:ascii="Times" w:hAnsi="Times"/>
          <w:color w:val="000000" w:themeColor="text1"/>
          <w:lang w:val="en-US"/>
        </w:rPr>
        <w:t>-</w:t>
      </w:r>
      <w:r w:rsidR="00A766DD">
        <w:rPr>
          <w:rFonts w:ascii="Times" w:hAnsi="Times"/>
          <w:color w:val="000000" w:themeColor="text1"/>
          <w:lang w:val="en-US"/>
        </w:rPr>
        <w:t>7</w:t>
      </w:r>
      <w:r w:rsidRPr="002E48C9">
        <w:rPr>
          <w:rFonts w:ascii="Times" w:hAnsi="Times"/>
          <w:color w:val="000000" w:themeColor="text1"/>
          <w:lang w:val="en-US"/>
        </w:rPr>
        <w:t>: Basic Architecture of LSTM network</w:t>
      </w:r>
      <w:r w:rsidR="004D611C" w:rsidRPr="002E48C9">
        <w:rPr>
          <w:rFonts w:ascii="Times" w:hAnsi="Times"/>
          <w:color w:val="000000" w:themeColor="text1"/>
          <w:lang w:val="en-US"/>
        </w:rPr>
        <w:t xml:space="preserve"> </w:t>
      </w:r>
      <w:r w:rsidRPr="002E48C9">
        <w:rPr>
          <w:rFonts w:ascii="Times" w:hAnsi="Times"/>
          <w:color w:val="000000" w:themeColor="text1"/>
          <w:lang w:val="en-US"/>
        </w:rPr>
        <w:t>(</w:t>
      </w:r>
      <w:r w:rsidR="004D611C" w:rsidRPr="002E48C9">
        <w:rPr>
          <w:rFonts w:ascii="Times" w:hAnsi="Times"/>
          <w:color w:val="000000" w:themeColor="text1"/>
          <w:lang w:val="en-US"/>
        </w:rPr>
        <w:t xml:space="preserve">ref. </w:t>
      </w:r>
      <w:r w:rsidR="00D676AA">
        <w:rPr>
          <w:rFonts w:ascii="Times" w:hAnsi="Times"/>
          <w:color w:val="000000" w:themeColor="text1"/>
          <w:lang w:val="en-US"/>
        </w:rPr>
        <w:t>5</w:t>
      </w:r>
      <w:r w:rsidR="004D611C" w:rsidRPr="002E48C9">
        <w:rPr>
          <w:rFonts w:ascii="Times" w:hAnsi="Times"/>
          <w:color w:val="000000" w:themeColor="text1"/>
          <w:lang w:val="en-US"/>
        </w:rPr>
        <w:t>5</w:t>
      </w:r>
      <w:r w:rsidRPr="002E48C9">
        <w:rPr>
          <w:rFonts w:ascii="Times" w:hAnsi="Times"/>
          <w:color w:val="000000" w:themeColor="text1"/>
          <w:lang w:val="en-US"/>
        </w:rPr>
        <w:t>)</w:t>
      </w:r>
    </w:p>
    <w:p w14:paraId="1B23344C" w14:textId="11B8F222" w:rsidR="00E849A7" w:rsidRPr="002E48C9" w:rsidRDefault="00E849A7" w:rsidP="00B76F3D">
      <w:pPr>
        <w:spacing w:line="360" w:lineRule="auto"/>
        <w:rPr>
          <w:rFonts w:ascii="Times" w:hAnsi="Times"/>
          <w:b/>
          <w:bCs/>
          <w:color w:val="000000" w:themeColor="text1"/>
          <w:lang w:val="en-US"/>
        </w:rPr>
      </w:pPr>
    </w:p>
    <w:p w14:paraId="54851952" w14:textId="5307ED8C" w:rsidR="004433D1" w:rsidRPr="00BB43E5" w:rsidRDefault="0066467C" w:rsidP="00C364D3">
      <w:pPr>
        <w:spacing w:line="360" w:lineRule="auto"/>
        <w:jc w:val="both"/>
        <w:rPr>
          <w:rFonts w:ascii="Times" w:hAnsi="Times"/>
          <w:color w:val="000000" w:themeColor="text1"/>
        </w:rPr>
      </w:pPr>
      <w:r w:rsidRPr="00BB43E5">
        <w:rPr>
          <w:rFonts w:ascii="Times" w:hAnsi="Times"/>
          <w:color w:val="000000" w:themeColor="text1"/>
          <w:lang w:val="en-US"/>
        </w:rPr>
        <w:t>For this model</w:t>
      </w:r>
      <w:r w:rsidR="00C364D3">
        <w:rPr>
          <w:rFonts w:ascii="Times" w:hAnsi="Times"/>
          <w:color w:val="000000" w:themeColor="text1"/>
          <w:lang w:val="en-US"/>
        </w:rPr>
        <w:t>,</w:t>
      </w:r>
      <w:r w:rsidRPr="00BB43E5">
        <w:rPr>
          <w:rFonts w:ascii="Times" w:hAnsi="Times"/>
          <w:color w:val="000000" w:themeColor="text1"/>
          <w:lang w:val="en-US"/>
        </w:rPr>
        <w:t xml:space="preserve"> we define </w:t>
      </w:r>
      <w:r w:rsidR="0007081D" w:rsidRPr="00BB43E5">
        <w:rPr>
          <w:rFonts w:ascii="Times" w:hAnsi="Times"/>
          <w:color w:val="000000" w:themeColor="text1"/>
          <w:lang w:val="en-US"/>
        </w:rPr>
        <w:t xml:space="preserve">a </w:t>
      </w:r>
      <w:r w:rsidRPr="00BB43E5">
        <w:rPr>
          <w:rFonts w:ascii="Times" w:hAnsi="Times"/>
          <w:color w:val="000000" w:themeColor="text1"/>
          <w:lang w:val="en-US"/>
        </w:rPr>
        <w:t>LSTM</w:t>
      </w:r>
      <w:r w:rsidR="0007081D" w:rsidRPr="00BB43E5">
        <w:rPr>
          <w:rFonts w:ascii="Times" w:hAnsi="Times"/>
          <w:color w:val="000000" w:themeColor="text1"/>
          <w:lang w:val="en-US"/>
        </w:rPr>
        <w:t xml:space="preserve"> layer from inputs</w:t>
      </w:r>
      <w:r w:rsidR="004433D1" w:rsidRPr="00BB43E5">
        <w:rPr>
          <w:rFonts w:ascii="Times" w:hAnsi="Times"/>
          <w:color w:val="000000" w:themeColor="text1"/>
          <w:lang w:val="en-US"/>
        </w:rPr>
        <w:t xml:space="preserve"> and subsequently</w:t>
      </w:r>
      <w:r w:rsidR="0007081D" w:rsidRPr="00BB43E5">
        <w:rPr>
          <w:rFonts w:ascii="Times" w:hAnsi="Times"/>
          <w:color w:val="000000" w:themeColor="text1"/>
          <w:lang w:val="en-US"/>
        </w:rPr>
        <w:t xml:space="preserve"> two dense layers. </w:t>
      </w:r>
      <w:r w:rsidR="004433D1" w:rsidRPr="00BB43E5">
        <w:rPr>
          <w:rFonts w:ascii="Times" w:hAnsi="Times"/>
          <w:color w:val="000000" w:themeColor="text1"/>
          <w:lang w:val="en-US"/>
        </w:rPr>
        <w:t>Like other models, r</w:t>
      </w:r>
      <w:r w:rsidR="00A766DD" w:rsidRPr="00BB43E5">
        <w:rPr>
          <w:rFonts w:ascii="Times" w:hAnsi="Times"/>
          <w:color w:val="000000" w:themeColor="text1"/>
          <w:shd w:val="clear" w:color="auto" w:fill="FFFFFF"/>
        </w:rPr>
        <w:t>rectified</w:t>
      </w:r>
      <w:r w:rsidR="0007081D" w:rsidRPr="00BB43E5">
        <w:rPr>
          <w:rFonts w:ascii="Times" w:hAnsi="Times"/>
          <w:color w:val="000000" w:themeColor="text1"/>
          <w:shd w:val="clear" w:color="auto" w:fill="FFFFFF"/>
        </w:rPr>
        <w:t xml:space="preserve"> linear activation function</w:t>
      </w:r>
      <w:r w:rsidR="0007081D" w:rsidRPr="00BB43E5">
        <w:rPr>
          <w:rFonts w:ascii="Times" w:hAnsi="Times"/>
          <w:color w:val="000000" w:themeColor="text1"/>
          <w:shd w:val="clear" w:color="auto" w:fill="FFFFFF"/>
          <w:lang w:val="en-US"/>
        </w:rPr>
        <w:t xml:space="preserve"> is used in LSTM layer and in one of dense layer.</w:t>
      </w:r>
      <w:r w:rsidR="004433D1" w:rsidRPr="00BB43E5">
        <w:rPr>
          <w:rFonts w:ascii="Times" w:hAnsi="Times"/>
          <w:color w:val="000000" w:themeColor="text1"/>
          <w:shd w:val="clear" w:color="auto" w:fill="FFFFFF"/>
          <w:lang w:val="en-US"/>
        </w:rPr>
        <w:t xml:space="preserve"> </w:t>
      </w:r>
      <w:r w:rsidR="00BB43E5" w:rsidRPr="00BB43E5">
        <w:rPr>
          <w:rFonts w:ascii="Times" w:hAnsi="Times"/>
          <w:color w:val="000000" w:themeColor="text1"/>
          <w:shd w:val="clear" w:color="auto" w:fill="FFFFFF"/>
        </w:rPr>
        <w:t xml:space="preserve">A simple grid search of model hyperparameters was performed </w:t>
      </w:r>
      <w:r w:rsidR="00BB43E5">
        <w:rPr>
          <w:rFonts w:ascii="Times" w:hAnsi="Times"/>
          <w:color w:val="000000" w:themeColor="text1"/>
          <w:shd w:val="clear" w:color="auto" w:fill="FFFFFF"/>
        </w:rPr>
        <w:t>with</w:t>
      </w:r>
      <w:r w:rsidR="00BB43E5" w:rsidRPr="00BB43E5">
        <w:rPr>
          <w:rFonts w:ascii="Times" w:hAnsi="Times"/>
          <w:color w:val="000000" w:themeColor="text1"/>
          <w:shd w:val="clear" w:color="auto" w:fill="FFFFFF"/>
        </w:rPr>
        <w:t xml:space="preserve"> the </w:t>
      </w:r>
      <w:r w:rsidR="00C158C9">
        <w:rPr>
          <w:rFonts w:ascii="Times" w:hAnsi="Times"/>
          <w:color w:val="000000" w:themeColor="text1"/>
          <w:shd w:val="clear" w:color="auto" w:fill="FFFFFF"/>
        </w:rPr>
        <w:t>predefined</w:t>
      </w:r>
      <w:r w:rsidR="00BB43E5">
        <w:rPr>
          <w:rFonts w:ascii="Times" w:hAnsi="Times"/>
          <w:color w:val="000000" w:themeColor="text1"/>
          <w:shd w:val="clear" w:color="auto" w:fill="FFFFFF"/>
        </w:rPr>
        <w:t xml:space="preserve"> </w:t>
      </w:r>
      <w:r w:rsidR="00BB43E5" w:rsidRPr="00BB43E5">
        <w:rPr>
          <w:rFonts w:ascii="Times" w:hAnsi="Times"/>
          <w:color w:val="000000" w:themeColor="text1"/>
          <w:shd w:val="clear" w:color="auto" w:fill="FFFFFF"/>
        </w:rPr>
        <w:t>configuration</w:t>
      </w:r>
      <w:r w:rsidR="00BB43E5">
        <w:rPr>
          <w:rFonts w:ascii="Times" w:hAnsi="Times"/>
          <w:color w:val="000000" w:themeColor="text1"/>
          <w:shd w:val="clear" w:color="auto" w:fill="FFFFFF"/>
        </w:rPr>
        <w:t>.</w:t>
      </w:r>
    </w:p>
    <w:p w14:paraId="42D57B99" w14:textId="12F36C3C" w:rsidR="00DA366A" w:rsidRDefault="00DA366A" w:rsidP="009A6C01">
      <w:pPr>
        <w:spacing w:line="360" w:lineRule="auto"/>
        <w:jc w:val="both"/>
        <w:rPr>
          <w:rFonts w:ascii="Times" w:hAnsi="Times"/>
          <w:color w:val="000000" w:themeColor="text1"/>
          <w:shd w:val="clear" w:color="auto" w:fill="FFFFFF"/>
          <w:lang w:val="en-US"/>
        </w:rPr>
      </w:pPr>
    </w:p>
    <w:p w14:paraId="5696028A" w14:textId="59F85765" w:rsidR="00DA366A" w:rsidRDefault="00DA366A" w:rsidP="00DA366A">
      <w:pPr>
        <w:spacing w:line="360" w:lineRule="auto"/>
        <w:jc w:val="both"/>
        <w:rPr>
          <w:rFonts w:ascii="Times" w:hAnsi="Times"/>
          <w:color w:val="000000" w:themeColor="text1"/>
          <w:sz w:val="23"/>
          <w:szCs w:val="23"/>
          <w:shd w:val="clear" w:color="auto" w:fill="FFFFFF"/>
          <w:lang w:val="en-US"/>
        </w:rPr>
      </w:pPr>
      <w:r w:rsidRPr="002E48C9">
        <w:rPr>
          <w:rFonts w:ascii="Times" w:hAnsi="Times"/>
          <w:color w:val="000000" w:themeColor="text1"/>
          <w:sz w:val="23"/>
          <w:szCs w:val="23"/>
          <w:shd w:val="clear" w:color="auto" w:fill="FFFFFF"/>
          <w:lang w:val="en-US"/>
        </w:rPr>
        <w:t xml:space="preserve">The following </w:t>
      </w:r>
      <w:r>
        <w:rPr>
          <w:rFonts w:ascii="Times" w:hAnsi="Times"/>
          <w:color w:val="000000" w:themeColor="text1"/>
          <w:sz w:val="23"/>
          <w:szCs w:val="23"/>
          <w:shd w:val="clear" w:color="auto" w:fill="FFFFFF"/>
          <w:lang w:val="en-US"/>
        </w:rPr>
        <w:t>steps</w:t>
      </w:r>
      <w:r w:rsidRPr="002E48C9">
        <w:rPr>
          <w:rFonts w:ascii="Times" w:hAnsi="Times"/>
          <w:color w:val="000000" w:themeColor="text1"/>
          <w:sz w:val="23"/>
          <w:szCs w:val="23"/>
          <w:shd w:val="clear" w:color="auto" w:fill="FFFFFF"/>
          <w:lang w:val="en-US"/>
        </w:rPr>
        <w:t xml:space="preserve"> shows the</w:t>
      </w:r>
      <w:r>
        <w:rPr>
          <w:rFonts w:ascii="Times" w:hAnsi="Times"/>
          <w:color w:val="000000" w:themeColor="text1"/>
          <w:sz w:val="23"/>
          <w:szCs w:val="23"/>
          <w:shd w:val="clear" w:color="auto" w:fill="FFFFFF"/>
          <w:lang w:val="en-US"/>
        </w:rPr>
        <w:t xml:space="preserve"> </w:t>
      </w:r>
      <w:r w:rsidRPr="002E48C9">
        <w:rPr>
          <w:rFonts w:ascii="Times" w:hAnsi="Times"/>
          <w:color w:val="000000" w:themeColor="text1"/>
          <w:sz w:val="23"/>
          <w:szCs w:val="23"/>
          <w:shd w:val="clear" w:color="auto" w:fill="FFFFFF"/>
          <w:lang w:val="en-US"/>
        </w:rPr>
        <w:t xml:space="preserve">algorithm used </w:t>
      </w:r>
      <w:r>
        <w:rPr>
          <w:rFonts w:ascii="Times" w:hAnsi="Times"/>
          <w:color w:val="000000" w:themeColor="text1"/>
          <w:sz w:val="23"/>
          <w:szCs w:val="23"/>
          <w:shd w:val="clear" w:color="auto" w:fill="FFFFFF"/>
          <w:lang w:val="en-US"/>
        </w:rPr>
        <w:t>to setup our</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model</w:t>
      </w:r>
      <w:r>
        <w:rPr>
          <w:rFonts w:ascii="Times" w:hAnsi="Times"/>
          <w:color w:val="000000" w:themeColor="text1"/>
          <w:sz w:val="23"/>
          <w:szCs w:val="23"/>
          <w:shd w:val="clear" w:color="auto" w:fill="FFFFFF"/>
          <w:lang w:val="en-US"/>
        </w:rPr>
        <w:t>:</w:t>
      </w:r>
    </w:p>
    <w:p w14:paraId="53EC5022" w14:textId="77777777" w:rsidR="00DA366A" w:rsidRPr="002E48C9" w:rsidRDefault="00DA366A" w:rsidP="00DA366A">
      <w:pPr>
        <w:spacing w:line="360" w:lineRule="auto"/>
        <w:jc w:val="both"/>
        <w:rPr>
          <w:rFonts w:ascii="Times" w:hAnsi="Times"/>
          <w:color w:val="000000" w:themeColor="text1"/>
          <w:sz w:val="23"/>
          <w:szCs w:val="23"/>
          <w:shd w:val="clear" w:color="auto" w:fill="FFFFFF"/>
          <w:lang w:val="en-US"/>
        </w:rPr>
      </w:pPr>
      <w:r>
        <w:rPr>
          <w:rFonts w:ascii="Times" w:hAnsi="Times"/>
          <w:color w:val="000000" w:themeColor="text1"/>
          <w:sz w:val="23"/>
          <w:szCs w:val="23"/>
          <w:shd w:val="clear" w:color="auto" w:fill="FFFFFF"/>
          <w:lang w:val="en-US"/>
        </w:rPr>
        <w:t>---------------------------------------------------------------------------------------------------------------------</w:t>
      </w:r>
    </w:p>
    <w:p w14:paraId="1E01245A" w14:textId="3EAB86E5" w:rsidR="00666ABE" w:rsidRDefault="00DA366A"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 xml:space="preserve">Take an instance of ‘Sequential’ Model from </w:t>
      </w:r>
      <w:proofErr w:type="spellStart"/>
      <w:r w:rsidRPr="00666ABE">
        <w:rPr>
          <w:rFonts w:ascii="Times" w:hAnsi="Times"/>
          <w:color w:val="000000" w:themeColor="text1"/>
          <w:lang w:val="en-US"/>
        </w:rPr>
        <w:t>Keras</w:t>
      </w:r>
      <w:proofErr w:type="spellEnd"/>
      <w:r w:rsidRPr="00666ABE">
        <w:rPr>
          <w:rFonts w:ascii="Times" w:hAnsi="Times"/>
          <w:color w:val="000000" w:themeColor="text1"/>
          <w:lang w:val="en-US"/>
        </w:rPr>
        <w:t xml:space="preserve"> deep learning library.</w:t>
      </w:r>
      <w:r w:rsidR="00666ABE" w:rsidRPr="00666ABE">
        <w:rPr>
          <w:rFonts w:ascii="Times" w:hAnsi="Times"/>
          <w:color w:val="000000" w:themeColor="text1"/>
          <w:lang w:val="en-US"/>
        </w:rPr>
        <w:t xml:space="preserve"> </w:t>
      </w:r>
    </w:p>
    <w:p w14:paraId="5562DF8C" w14:textId="3BAE1ADE" w:rsidR="00666ABE" w:rsidRDefault="00666ABE" w:rsidP="00666ABE">
      <w:pPr>
        <w:pStyle w:val="ListParagraph"/>
        <w:numPr>
          <w:ilvl w:val="0"/>
          <w:numId w:val="27"/>
        </w:numPr>
        <w:spacing w:line="360" w:lineRule="auto"/>
        <w:jc w:val="both"/>
        <w:rPr>
          <w:rFonts w:ascii="Times" w:hAnsi="Times"/>
          <w:color w:val="000000" w:themeColor="text1"/>
          <w:lang w:val="en-US"/>
        </w:rPr>
      </w:pPr>
      <w:r w:rsidRPr="00666ABE">
        <w:rPr>
          <w:rFonts w:ascii="Times" w:hAnsi="Times"/>
          <w:color w:val="000000" w:themeColor="text1"/>
          <w:lang w:val="en-US"/>
        </w:rPr>
        <w:t>Add an LSTM layer to the model defining the number of nodes (24), input shape (100), rectified linear activation function (</w:t>
      </w:r>
      <w:proofErr w:type="spellStart"/>
      <w:r w:rsidRPr="00666ABE">
        <w:rPr>
          <w:rFonts w:ascii="Times" w:hAnsi="Times"/>
          <w:color w:val="000000" w:themeColor="text1"/>
          <w:lang w:val="en-US"/>
        </w:rPr>
        <w:t>relu</w:t>
      </w:r>
      <w:proofErr w:type="spellEnd"/>
      <w:r w:rsidRPr="00666ABE">
        <w:rPr>
          <w:rFonts w:ascii="Times" w:hAnsi="Times"/>
          <w:color w:val="000000" w:themeColor="text1"/>
          <w:lang w:val="en-US"/>
        </w:rPr>
        <w:t>)</w:t>
      </w:r>
      <w:r>
        <w:rPr>
          <w:rFonts w:ascii="Times" w:hAnsi="Times"/>
          <w:color w:val="000000" w:themeColor="text1"/>
          <w:lang w:val="en-US"/>
        </w:rPr>
        <w:t>.</w:t>
      </w:r>
    </w:p>
    <w:p w14:paraId="21498AF2" w14:textId="02274E72"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Add a Dense layer for 24 input nodes and ‘</w:t>
      </w:r>
      <w:proofErr w:type="spellStart"/>
      <w:r w:rsidRPr="00F27726">
        <w:rPr>
          <w:rFonts w:ascii="Times" w:hAnsi="Times"/>
          <w:color w:val="000000" w:themeColor="text1"/>
          <w:lang w:val="en-US"/>
        </w:rPr>
        <w:t>relu</w:t>
      </w:r>
      <w:proofErr w:type="spellEnd"/>
      <w:r>
        <w:rPr>
          <w:rFonts w:ascii="Times" w:hAnsi="Times"/>
          <w:color w:val="000000" w:themeColor="text1"/>
          <w:lang w:val="en-US"/>
        </w:rPr>
        <w:t>’ activation function.</w:t>
      </w:r>
    </w:p>
    <w:p w14:paraId="4A5C08E5" w14:textId="426E4503" w:rsidR="00666ABE" w:rsidRP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As</w:t>
      </w:r>
      <w:r w:rsidRPr="00666ABE">
        <w:rPr>
          <w:rFonts w:ascii="Times" w:hAnsi="Times"/>
          <w:color w:val="000000" w:themeColor="text1"/>
          <w:lang w:val="en-US"/>
        </w:rPr>
        <w:t xml:space="preserve"> we predict </w:t>
      </w:r>
      <w:r w:rsidR="00BB43E5">
        <w:rPr>
          <w:rFonts w:ascii="Times" w:hAnsi="Times"/>
          <w:color w:val="000000" w:themeColor="text1"/>
          <w:lang w:val="en-US"/>
        </w:rPr>
        <w:t xml:space="preserve">single </w:t>
      </w:r>
      <w:r w:rsidRPr="00666ABE">
        <w:rPr>
          <w:rFonts w:ascii="Times" w:hAnsi="Times"/>
          <w:color w:val="000000" w:themeColor="text1"/>
          <w:lang w:val="en-US"/>
        </w:rPr>
        <w:t>value</w:t>
      </w:r>
      <w:r w:rsidR="00BB43E5">
        <w:rPr>
          <w:rFonts w:ascii="Times" w:hAnsi="Times"/>
          <w:color w:val="000000" w:themeColor="text1"/>
          <w:lang w:val="en-US"/>
        </w:rPr>
        <w:t xml:space="preserve"> output</w:t>
      </w:r>
      <w:r>
        <w:rPr>
          <w:rFonts w:ascii="Times" w:hAnsi="Times"/>
          <w:color w:val="000000" w:themeColor="text1"/>
          <w:lang w:val="en-US"/>
        </w:rPr>
        <w:t>, add a Dense output layer of 1 node</w:t>
      </w:r>
      <w:r w:rsidRPr="00666ABE">
        <w:rPr>
          <w:rFonts w:ascii="Times" w:hAnsi="Times"/>
          <w:color w:val="000000" w:themeColor="text1"/>
          <w:lang w:val="en-US"/>
        </w:rPr>
        <w:t>.</w:t>
      </w:r>
    </w:p>
    <w:p w14:paraId="38F92DBA" w14:textId="381B8898"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Compile the model with mean square error (</w:t>
      </w:r>
      <w:proofErr w:type="spellStart"/>
      <w:r>
        <w:rPr>
          <w:rFonts w:ascii="Times" w:hAnsi="Times"/>
          <w:color w:val="000000" w:themeColor="text1"/>
          <w:lang w:val="en-US"/>
        </w:rPr>
        <w:t>mse</w:t>
      </w:r>
      <w:proofErr w:type="spellEnd"/>
      <w:r>
        <w:rPr>
          <w:rFonts w:ascii="Times" w:hAnsi="Times"/>
          <w:color w:val="000000" w:themeColor="text1"/>
          <w:lang w:val="en-US"/>
        </w:rPr>
        <w:t>) loss function and ‘adam’ optimizer.</w:t>
      </w:r>
    </w:p>
    <w:p w14:paraId="1353F714" w14:textId="5CB4D8FB"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Fit the model with training dataset for number of epochs (100) and batch size (100).</w:t>
      </w:r>
    </w:p>
    <w:p w14:paraId="1BBDD584" w14:textId="411688E3" w:rsidR="00666ABE" w:rsidRDefault="00666ABE"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Create an ensemble of 6 models by following the steps 1 to 8.</w:t>
      </w:r>
    </w:p>
    <w:p w14:paraId="188E3BD1" w14:textId="6883D07D" w:rsidR="00666ABE" w:rsidRDefault="00B80CA5" w:rsidP="00666ABE">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Get prediction ‘</w:t>
      </w:r>
      <w:proofErr w:type="spellStart"/>
      <w:r>
        <w:rPr>
          <w:rFonts w:ascii="Times" w:hAnsi="Times"/>
          <w:color w:val="000000" w:themeColor="text1"/>
          <w:lang w:val="en-US"/>
        </w:rPr>
        <w:t>yhat</w:t>
      </w:r>
      <w:proofErr w:type="spellEnd"/>
      <w:r>
        <w:rPr>
          <w:rFonts w:ascii="Times" w:hAnsi="Times"/>
          <w:color w:val="000000" w:themeColor="text1"/>
          <w:lang w:val="en-US"/>
        </w:rPr>
        <w:t>’ for each time step (day) from all the models of the ensemble.</w:t>
      </w:r>
    </w:p>
    <w:p w14:paraId="3A0308A6" w14:textId="77777777" w:rsidR="00B80CA5"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Calculate the ranges (lower level, mean and upper level) of each prediction.</w:t>
      </w:r>
    </w:p>
    <w:p w14:paraId="5305531A" w14:textId="77777777" w:rsidR="00B80CA5" w:rsidRPr="00200D7B" w:rsidRDefault="00B80CA5" w:rsidP="00B80CA5">
      <w:pPr>
        <w:pStyle w:val="ListParagraph"/>
        <w:numPr>
          <w:ilvl w:val="0"/>
          <w:numId w:val="27"/>
        </w:numPr>
        <w:spacing w:line="360" w:lineRule="auto"/>
        <w:jc w:val="both"/>
        <w:rPr>
          <w:rFonts w:ascii="Times" w:hAnsi="Times"/>
          <w:color w:val="000000" w:themeColor="text1"/>
          <w:lang w:val="en-US"/>
        </w:rPr>
      </w:pPr>
      <w:r>
        <w:rPr>
          <w:rFonts w:ascii="Times" w:hAnsi="Times"/>
          <w:color w:val="000000" w:themeColor="text1"/>
          <w:lang w:val="en-US"/>
        </w:rPr>
        <w:t xml:space="preserve">Calculate uncertainty of the model for each day by using the set of </w:t>
      </w:r>
      <w:proofErr w:type="spellStart"/>
      <w:r>
        <w:rPr>
          <w:rFonts w:ascii="Times" w:hAnsi="Times"/>
          <w:color w:val="000000" w:themeColor="text1"/>
          <w:lang w:val="en-US"/>
        </w:rPr>
        <w:t>yhats</w:t>
      </w:r>
      <w:proofErr w:type="spellEnd"/>
      <w:r>
        <w:rPr>
          <w:rFonts w:ascii="Times" w:hAnsi="Times"/>
          <w:color w:val="000000" w:themeColor="text1"/>
          <w:lang w:val="en-US"/>
        </w:rPr>
        <w:t xml:space="preserve"> using the uncertainty calculating formula explained in 3.7.</w:t>
      </w:r>
    </w:p>
    <w:p w14:paraId="0B42C409" w14:textId="77777777" w:rsidR="00DA366A" w:rsidRPr="0005403A" w:rsidRDefault="00DA366A" w:rsidP="00DA366A">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78824AFA" w14:textId="535A4CE3" w:rsidR="0091642A" w:rsidRPr="00730A85" w:rsidRDefault="00DA366A" w:rsidP="00730A85">
      <w:pPr>
        <w:spacing w:line="360" w:lineRule="auto"/>
        <w:rPr>
          <w:rFonts w:ascii="Times" w:hAnsi="Times"/>
          <w:color w:val="000000" w:themeColor="text1"/>
          <w:lang w:val="en-US"/>
        </w:rPr>
      </w:pPr>
      <w:r w:rsidRPr="0005403A">
        <w:rPr>
          <w:rFonts w:ascii="Times" w:hAnsi="Times"/>
          <w:color w:val="000000" w:themeColor="text1"/>
          <w:lang w:val="en-US"/>
        </w:rPr>
        <w:t>Algorithm-</w:t>
      </w:r>
      <w:r w:rsidR="005D10C0">
        <w:rPr>
          <w:rFonts w:ascii="Times" w:hAnsi="Times"/>
          <w:color w:val="000000" w:themeColor="text1"/>
          <w:lang w:val="en-US"/>
        </w:rPr>
        <w:t>3</w:t>
      </w:r>
      <w:r w:rsidRPr="0005403A">
        <w:rPr>
          <w:rFonts w:ascii="Times" w:hAnsi="Times"/>
          <w:color w:val="000000" w:themeColor="text1"/>
          <w:lang w:val="en-US"/>
        </w:rPr>
        <w:t xml:space="preserve">: </w:t>
      </w:r>
      <w:r>
        <w:rPr>
          <w:rFonts w:ascii="Times" w:hAnsi="Times"/>
          <w:color w:val="000000" w:themeColor="text1"/>
          <w:sz w:val="23"/>
          <w:szCs w:val="23"/>
          <w:shd w:val="clear" w:color="auto" w:fill="FFFFFF"/>
          <w:lang w:val="en-US"/>
        </w:rPr>
        <w:t>LSTM</w:t>
      </w:r>
      <w:r w:rsidRPr="002E48C9">
        <w:rPr>
          <w:rFonts w:ascii="Times" w:hAnsi="Times"/>
          <w:color w:val="000000" w:themeColor="text1"/>
          <w:sz w:val="23"/>
          <w:szCs w:val="23"/>
          <w:shd w:val="clear" w:color="auto" w:fill="FFFFFF"/>
          <w:lang w:val="en-US"/>
        </w:rPr>
        <w:t xml:space="preserve"> </w:t>
      </w:r>
      <w:r>
        <w:rPr>
          <w:rFonts w:ascii="Times" w:hAnsi="Times"/>
          <w:color w:val="000000" w:themeColor="text1"/>
          <w:lang w:val="en-US"/>
        </w:rPr>
        <w:t>Model</w:t>
      </w:r>
    </w:p>
    <w:p w14:paraId="44FE9325" w14:textId="1A3BBCA0" w:rsidR="006B0DAB" w:rsidRDefault="006B0DAB" w:rsidP="009A6C01">
      <w:pPr>
        <w:spacing w:line="360" w:lineRule="auto"/>
        <w:jc w:val="both"/>
        <w:rPr>
          <w:rFonts w:ascii="Times" w:hAnsi="Times"/>
          <w:color w:val="000000" w:themeColor="text1"/>
          <w:shd w:val="clear" w:color="auto" w:fill="FFFFFF"/>
          <w:lang w:val="en-US"/>
        </w:rPr>
      </w:pPr>
    </w:p>
    <w:p w14:paraId="00C01328" w14:textId="77777777" w:rsidR="00AB40F2" w:rsidRPr="002E48C9" w:rsidRDefault="00AB40F2" w:rsidP="009A6C01">
      <w:pPr>
        <w:spacing w:line="360" w:lineRule="auto"/>
        <w:jc w:val="both"/>
        <w:rPr>
          <w:rFonts w:ascii="Times" w:hAnsi="Times"/>
          <w:color w:val="000000" w:themeColor="text1"/>
          <w:shd w:val="clear" w:color="auto" w:fill="FFFFFF"/>
          <w:lang w:val="en-US"/>
        </w:rPr>
      </w:pPr>
    </w:p>
    <w:p w14:paraId="5CBE1FC1" w14:textId="7E711E04" w:rsidR="00A96F1D" w:rsidRPr="00A96F1D" w:rsidRDefault="006B0DAB" w:rsidP="00C364D3">
      <w:pPr>
        <w:pStyle w:val="NormalWeb"/>
        <w:shd w:val="clear" w:color="auto" w:fill="FFFFFF"/>
        <w:spacing w:before="0" w:beforeAutospacing="0" w:line="360" w:lineRule="auto"/>
        <w:jc w:val="both"/>
        <w:rPr>
          <w:rFonts w:ascii="Times" w:hAnsi="Times"/>
          <w:color w:val="000000" w:themeColor="text1"/>
        </w:rPr>
      </w:pPr>
      <w:r w:rsidRPr="002E48C9">
        <w:rPr>
          <w:rFonts w:ascii="Times" w:hAnsi="Times"/>
          <w:b/>
          <w:bCs/>
          <w:color w:val="000000" w:themeColor="text1"/>
          <w:shd w:val="clear" w:color="auto" w:fill="FFFFFF"/>
          <w:lang w:val="en-US"/>
        </w:rPr>
        <w:lastRenderedPageBreak/>
        <w:t>3.6</w:t>
      </w:r>
      <w:r w:rsidRPr="002E48C9">
        <w:rPr>
          <w:rFonts w:ascii="Times" w:hAnsi="Times"/>
          <w:b/>
          <w:bCs/>
          <w:color w:val="000000" w:themeColor="text1"/>
          <w:shd w:val="clear" w:color="auto" w:fill="FFFFFF"/>
          <w:lang w:val="en-US"/>
        </w:rPr>
        <w:tab/>
        <w:t>ARIMA</w:t>
      </w:r>
      <w:r w:rsidRPr="002E48C9">
        <w:rPr>
          <w:rFonts w:ascii="Times" w:hAnsi="Times"/>
          <w:color w:val="000000" w:themeColor="text1"/>
          <w:shd w:val="clear" w:color="auto" w:fill="FFFFFF"/>
          <w:lang w:val="en-US"/>
        </w:rPr>
        <w:br/>
      </w:r>
      <w:r w:rsidRPr="002E48C9">
        <w:rPr>
          <w:rFonts w:ascii="Times" w:hAnsi="Times" w:cs="Arial"/>
          <w:color w:val="000000" w:themeColor="text1"/>
          <w:shd w:val="clear" w:color="auto" w:fill="FFFFFF"/>
        </w:rPr>
        <w:t xml:space="preserve">An Autoregressive Integrated Moving Average (ARIMA), is a statistical analysis model that uses time series data to </w:t>
      </w:r>
      <w:r w:rsidR="00C364D3">
        <w:rPr>
          <w:rFonts w:ascii="Times" w:hAnsi="Times" w:cs="Arial"/>
          <w:color w:val="000000" w:themeColor="text1"/>
          <w:shd w:val="clear" w:color="auto" w:fill="FFFFFF"/>
        </w:rPr>
        <w:t xml:space="preserve">analyse and </w:t>
      </w:r>
      <w:r w:rsidRPr="002E48C9">
        <w:rPr>
          <w:rFonts w:ascii="Times" w:hAnsi="Times" w:cs="Arial"/>
          <w:color w:val="000000" w:themeColor="text1"/>
          <w:shd w:val="clear" w:color="auto" w:fill="FFFFFF"/>
        </w:rPr>
        <w:t xml:space="preserve">understand the data </w:t>
      </w:r>
      <w:r w:rsidR="00C364D3">
        <w:rPr>
          <w:rFonts w:ascii="Times" w:hAnsi="Times" w:cs="Arial"/>
          <w:color w:val="000000" w:themeColor="text1"/>
          <w:shd w:val="clear" w:color="auto" w:fill="FFFFFF"/>
        </w:rPr>
        <w:t xml:space="preserve">and </w:t>
      </w:r>
      <w:r w:rsidRPr="002E48C9">
        <w:rPr>
          <w:rFonts w:ascii="Times" w:hAnsi="Times" w:cs="Arial"/>
          <w:color w:val="000000" w:themeColor="text1"/>
          <w:shd w:val="clear" w:color="auto" w:fill="FFFFFF"/>
        </w:rPr>
        <w:t>predict future trends. A statistical model is autoregressive if it predicts future values based on past values.</w:t>
      </w:r>
      <w:r w:rsidR="009435E4" w:rsidRPr="002E48C9">
        <w:rPr>
          <w:rFonts w:ascii="Times" w:hAnsi="Times" w:cs="Arial"/>
          <w:color w:val="000000" w:themeColor="text1"/>
          <w:shd w:val="clear" w:color="auto" w:fill="FFFFFF"/>
        </w:rPr>
        <w:t xml:space="preserve"> </w:t>
      </w:r>
      <w:r w:rsidR="003638D1" w:rsidRPr="002E48C9">
        <w:rPr>
          <w:rFonts w:ascii="Times" w:hAnsi="Times"/>
          <w:color w:val="000000" w:themeColor="text1"/>
          <w:shd w:val="clear" w:color="auto" w:fill="FFFFFF"/>
        </w:rPr>
        <w:t>It is a very popular technique for time series modeling. It describes the correlation between data points and considers the difference of the values.</w:t>
      </w:r>
      <w:r w:rsidR="00A96F1D" w:rsidRPr="002E48C9">
        <w:rPr>
          <w:rFonts w:ascii="Times" w:hAnsi="Times" w:cs="Arial"/>
          <w:color w:val="000000" w:themeColor="text1"/>
          <w:shd w:val="clear" w:color="auto" w:fill="FFFFFF"/>
        </w:rPr>
        <w:t xml:space="preserve"> </w:t>
      </w:r>
    </w:p>
    <w:p w14:paraId="43CDA6A1" w14:textId="54998C8B" w:rsidR="00A96F1D" w:rsidRPr="00A96F1D" w:rsidRDefault="00A96F1D" w:rsidP="00212B09">
      <w:pPr>
        <w:shd w:val="clear" w:color="auto" w:fill="FFFFFF"/>
        <w:spacing w:after="100" w:afterAutospacing="1" w:line="360" w:lineRule="auto"/>
        <w:jc w:val="both"/>
        <w:rPr>
          <w:rFonts w:ascii="Times" w:hAnsi="Times"/>
          <w:color w:val="000000" w:themeColor="text1"/>
        </w:rPr>
      </w:pPr>
      <w:r w:rsidRPr="002E48C9">
        <w:rPr>
          <w:rFonts w:ascii="Times" w:hAnsi="Times"/>
          <w:color w:val="000000" w:themeColor="text1"/>
        </w:rPr>
        <w:t>The model</w:t>
      </w:r>
      <w:r w:rsidRPr="00A96F1D">
        <w:rPr>
          <w:rFonts w:ascii="Times" w:hAnsi="Times"/>
          <w:color w:val="000000" w:themeColor="text1"/>
        </w:rPr>
        <w:t xml:space="preserve"> has three</w:t>
      </w:r>
      <w:r w:rsidRPr="002E48C9">
        <w:rPr>
          <w:rFonts w:ascii="Times" w:hAnsi="Times"/>
          <w:color w:val="000000" w:themeColor="text1"/>
        </w:rPr>
        <w:t xml:space="preserve"> major</w:t>
      </w:r>
      <w:r w:rsidRPr="00A96F1D">
        <w:rPr>
          <w:rFonts w:ascii="Times" w:hAnsi="Times"/>
          <w:color w:val="000000" w:themeColor="text1"/>
        </w:rPr>
        <w:t xml:space="preserve"> components </w:t>
      </w:r>
      <w:r w:rsidRPr="002E48C9">
        <w:rPr>
          <w:rFonts w:ascii="Times" w:hAnsi="Times"/>
          <w:color w:val="000000" w:themeColor="text1"/>
        </w:rPr>
        <w:t xml:space="preserve">which come from its name </w:t>
      </w:r>
      <w:r w:rsidRPr="00A96F1D">
        <w:rPr>
          <w:rFonts w:ascii="Times" w:hAnsi="Times"/>
          <w:color w:val="000000" w:themeColor="text1"/>
        </w:rPr>
        <w:t>– AR (autoregressive term), I (</w:t>
      </w:r>
      <w:r w:rsidR="0001794C" w:rsidRPr="002E48C9">
        <w:rPr>
          <w:rFonts w:ascii="Times" w:hAnsi="Times"/>
          <w:color w:val="000000" w:themeColor="text1"/>
        </w:rPr>
        <w:t>Integrated</w:t>
      </w:r>
      <w:r w:rsidRPr="00A96F1D">
        <w:rPr>
          <w:rFonts w:ascii="Times" w:hAnsi="Times"/>
          <w:color w:val="000000" w:themeColor="text1"/>
        </w:rPr>
        <w:t xml:space="preserve"> term) and MA (moving average term). Let us </w:t>
      </w:r>
      <w:r w:rsidRPr="002E48C9">
        <w:rPr>
          <w:rFonts w:ascii="Times" w:hAnsi="Times"/>
          <w:color w:val="000000" w:themeColor="text1"/>
        </w:rPr>
        <w:t>briefly explain</w:t>
      </w:r>
      <w:r w:rsidRPr="00A96F1D">
        <w:rPr>
          <w:rFonts w:ascii="Times" w:hAnsi="Times"/>
          <w:color w:val="000000" w:themeColor="text1"/>
        </w:rPr>
        <w:t xml:space="preserve"> each of these components –</w:t>
      </w:r>
    </w:p>
    <w:p w14:paraId="437E45A1" w14:textId="5E66B29D" w:rsidR="00A96F1D" w:rsidRPr="002E48C9"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AR term refers to </w:t>
      </w:r>
      <w:r w:rsidR="00995523">
        <w:rPr>
          <w:rFonts w:ascii="Times" w:hAnsi="Times"/>
          <w:color w:val="000000" w:themeColor="text1"/>
        </w:rPr>
        <w:t>predicting</w:t>
      </w:r>
      <w:r w:rsidR="0001794C" w:rsidRPr="00A96F1D">
        <w:rPr>
          <w:rFonts w:ascii="Times" w:hAnsi="Times"/>
          <w:color w:val="000000" w:themeColor="text1"/>
        </w:rPr>
        <w:t xml:space="preserve"> the next value</w:t>
      </w:r>
      <w:r w:rsidR="0001794C" w:rsidRPr="002E48C9">
        <w:rPr>
          <w:rFonts w:ascii="Times" w:hAnsi="Times"/>
          <w:color w:val="000000" w:themeColor="text1"/>
        </w:rPr>
        <w:t xml:space="preserve"> using the </w:t>
      </w:r>
      <w:r w:rsidR="00995523">
        <w:rPr>
          <w:rFonts w:ascii="Times" w:hAnsi="Times"/>
          <w:color w:val="000000" w:themeColor="text1"/>
        </w:rPr>
        <w:t>prior</w:t>
      </w:r>
      <w:r w:rsidRPr="00A96F1D">
        <w:rPr>
          <w:rFonts w:ascii="Times" w:hAnsi="Times"/>
          <w:color w:val="000000" w:themeColor="text1"/>
        </w:rPr>
        <w:t xml:space="preserve"> values</w:t>
      </w:r>
      <w:r w:rsidR="00995523">
        <w:rPr>
          <w:rFonts w:ascii="Times" w:hAnsi="Times"/>
          <w:color w:val="000000" w:themeColor="text1"/>
        </w:rPr>
        <w:t xml:space="preserve"> of dataset</w:t>
      </w:r>
      <w:r w:rsidRPr="00A96F1D">
        <w:rPr>
          <w:rFonts w:ascii="Times" w:hAnsi="Times"/>
          <w:color w:val="000000" w:themeColor="text1"/>
        </w:rPr>
        <w:t xml:space="preserve">. The AR term is defined by the parameter ‘p’ in </w:t>
      </w:r>
      <w:r w:rsidRPr="002E48C9">
        <w:rPr>
          <w:rFonts w:ascii="Times" w:hAnsi="Times"/>
          <w:color w:val="000000" w:themeColor="text1"/>
        </w:rPr>
        <w:t>ARIMA</w:t>
      </w:r>
      <w:r w:rsidRPr="00A96F1D">
        <w:rPr>
          <w:rFonts w:ascii="Times" w:hAnsi="Times"/>
          <w:color w:val="000000" w:themeColor="text1"/>
        </w:rPr>
        <w:t xml:space="preserve">. </w:t>
      </w:r>
    </w:p>
    <w:p w14:paraId="32754A3C" w14:textId="14DEF4ED" w:rsidR="0001794C" w:rsidRPr="00A96F1D" w:rsidRDefault="00BF0675" w:rsidP="0001794C">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2E48C9">
        <w:rPr>
          <w:rFonts w:ascii="Times" w:hAnsi="Times"/>
          <w:color w:val="000000" w:themeColor="text1"/>
        </w:rPr>
        <w:t xml:space="preserve">Integrated(I) </w:t>
      </w:r>
      <w:r w:rsidR="00FE1E7D" w:rsidRPr="002E48C9">
        <w:rPr>
          <w:rFonts w:ascii="Times" w:hAnsi="Times"/>
          <w:color w:val="000000" w:themeColor="text1"/>
        </w:rPr>
        <w:t xml:space="preserve">term </w:t>
      </w:r>
      <w:r w:rsidRPr="002E48C9">
        <w:rPr>
          <w:rFonts w:ascii="Times" w:hAnsi="Times"/>
          <w:color w:val="000000" w:themeColor="text1"/>
        </w:rPr>
        <w:t xml:space="preserve">represents </w:t>
      </w:r>
      <w:r w:rsidR="0001794C" w:rsidRPr="00A96F1D">
        <w:rPr>
          <w:rFonts w:ascii="Times" w:hAnsi="Times"/>
          <w:color w:val="000000" w:themeColor="text1"/>
        </w:rPr>
        <w:t>the number of times the differencing operation is performed on series to make it stationary</w:t>
      </w:r>
      <w:r w:rsidRPr="002E48C9">
        <w:rPr>
          <w:rFonts w:ascii="Times" w:hAnsi="Times"/>
          <w:color w:val="000000" w:themeColor="text1"/>
        </w:rPr>
        <w:t xml:space="preserve"> </w:t>
      </w:r>
      <w:r w:rsidRPr="002E48C9">
        <w:rPr>
          <w:rFonts w:ascii="Times" w:hAnsi="Times" w:cs="Arial"/>
          <w:color w:val="000000" w:themeColor="text1"/>
          <w:spacing w:val="1"/>
          <w:shd w:val="clear" w:color="auto" w:fill="FFFFFF"/>
        </w:rPr>
        <w:t>(i.e., data values are replaced by the difference between the data values and the previous values)</w:t>
      </w:r>
      <w:r w:rsidR="0001794C" w:rsidRPr="00A96F1D">
        <w:rPr>
          <w:rFonts w:ascii="Times" w:hAnsi="Times"/>
          <w:color w:val="000000" w:themeColor="text1"/>
        </w:rPr>
        <w:t>. Test like ADF can be used to determine whether the series is stationary and help in identifying the d value.</w:t>
      </w:r>
      <w:r w:rsidRPr="002E48C9">
        <w:rPr>
          <w:rFonts w:ascii="Times" w:hAnsi="Times"/>
          <w:color w:val="000000" w:themeColor="text1"/>
        </w:rPr>
        <w:t xml:space="preserve">  </w:t>
      </w:r>
      <w:r w:rsidRPr="002E48C9">
        <w:rPr>
          <w:rFonts w:ascii="Times" w:hAnsi="Times"/>
          <w:color w:val="000000" w:themeColor="text1"/>
          <w:spacing w:val="5"/>
          <w:shd w:val="clear" w:color="auto" w:fill="FFFFFF"/>
        </w:rPr>
        <w:t xml:space="preserve">Differencing is only needed if the series is non-stationary otherwise, no differencing is needed, </w:t>
      </w:r>
      <w:r w:rsidR="00FE1E7D" w:rsidRPr="002E48C9">
        <w:rPr>
          <w:rFonts w:ascii="Times" w:hAnsi="Times"/>
          <w:color w:val="000000" w:themeColor="text1"/>
          <w:spacing w:val="5"/>
          <w:shd w:val="clear" w:color="auto" w:fill="FFFFFF"/>
        </w:rPr>
        <w:t>and in that case</w:t>
      </w:r>
      <w:r w:rsidRPr="002E48C9">
        <w:rPr>
          <w:rFonts w:ascii="Times" w:hAnsi="Times"/>
          <w:color w:val="000000" w:themeColor="text1"/>
          <w:spacing w:val="5"/>
          <w:shd w:val="clear" w:color="auto" w:fill="FFFFFF"/>
        </w:rPr>
        <w:t xml:space="preserve"> d=0.</w:t>
      </w:r>
    </w:p>
    <w:p w14:paraId="5E4214D7" w14:textId="3C9E959C" w:rsidR="00A96F1D" w:rsidRPr="00A96F1D" w:rsidRDefault="00A96F1D" w:rsidP="00212B09">
      <w:pPr>
        <w:numPr>
          <w:ilvl w:val="0"/>
          <w:numId w:val="20"/>
        </w:numPr>
        <w:shd w:val="clear" w:color="auto" w:fill="FFFFFF"/>
        <w:spacing w:before="100" w:beforeAutospacing="1" w:after="100" w:afterAutospacing="1" w:line="360" w:lineRule="auto"/>
        <w:jc w:val="both"/>
        <w:rPr>
          <w:rFonts w:ascii="Times" w:hAnsi="Times"/>
          <w:color w:val="000000" w:themeColor="text1"/>
        </w:rPr>
      </w:pPr>
      <w:r w:rsidRPr="00A96F1D">
        <w:rPr>
          <w:rFonts w:ascii="Times" w:hAnsi="Times"/>
          <w:color w:val="000000" w:themeColor="text1"/>
        </w:rPr>
        <w:t xml:space="preserve">MA term is used to define number of </w:t>
      </w:r>
      <w:r w:rsidR="0001794C" w:rsidRPr="002E48C9">
        <w:rPr>
          <w:rFonts w:ascii="Times" w:hAnsi="Times"/>
          <w:color w:val="000000" w:themeColor="text1"/>
        </w:rPr>
        <w:t>prior/lagged</w:t>
      </w:r>
      <w:r w:rsidRPr="00A96F1D">
        <w:rPr>
          <w:rFonts w:ascii="Times" w:hAnsi="Times"/>
          <w:color w:val="000000" w:themeColor="text1"/>
        </w:rPr>
        <w:t xml:space="preserve"> forecast errors used to predict the future values. The parameter ‘q’ in </w:t>
      </w:r>
      <w:r w:rsidRPr="002E48C9">
        <w:rPr>
          <w:rFonts w:ascii="Times" w:hAnsi="Times"/>
          <w:color w:val="000000" w:themeColor="text1"/>
        </w:rPr>
        <w:t xml:space="preserve">ARIMA </w:t>
      </w:r>
      <w:r w:rsidRPr="00A96F1D">
        <w:rPr>
          <w:rFonts w:ascii="Times" w:hAnsi="Times"/>
          <w:color w:val="000000" w:themeColor="text1"/>
        </w:rPr>
        <w:t xml:space="preserve">represents the MA term. </w:t>
      </w:r>
    </w:p>
    <w:p w14:paraId="1A6C00F3" w14:textId="3342D4D9" w:rsidR="003E13DC" w:rsidRDefault="00AB3CD4" w:rsidP="009508BD">
      <w:pPr>
        <w:spacing w:line="360" w:lineRule="auto"/>
        <w:jc w:val="both"/>
        <w:rPr>
          <w:rFonts w:ascii="Times" w:hAnsi="Times"/>
          <w:color w:val="000000" w:themeColor="text1"/>
          <w:shd w:val="clear" w:color="auto" w:fill="FFFFFF"/>
        </w:rPr>
      </w:pPr>
      <w:r w:rsidRPr="002E48C9">
        <w:rPr>
          <w:rFonts w:ascii="Times" w:hAnsi="Times"/>
          <w:b/>
          <w:bCs/>
          <w:color w:val="000000" w:themeColor="text1"/>
        </w:rPr>
        <w:t>3.6.1</w:t>
      </w:r>
      <w:r w:rsidRPr="002E48C9">
        <w:rPr>
          <w:rFonts w:ascii="Times" w:hAnsi="Times"/>
          <w:b/>
          <w:bCs/>
          <w:color w:val="000000" w:themeColor="text1"/>
        </w:rPr>
        <w:tab/>
        <w:t>Auto ARIMA</w:t>
      </w:r>
      <w:r w:rsidR="009508BD" w:rsidRPr="002E48C9">
        <w:rPr>
          <w:rFonts w:ascii="Times" w:hAnsi="Times"/>
          <w:b/>
          <w:bCs/>
          <w:color w:val="000000" w:themeColor="text1"/>
        </w:rPr>
        <w:tab/>
      </w:r>
      <w:r w:rsidRPr="002E48C9">
        <w:rPr>
          <w:rFonts w:ascii="Times" w:hAnsi="Times"/>
          <w:b/>
          <w:bCs/>
          <w:color w:val="000000" w:themeColor="text1"/>
        </w:rPr>
        <w:br/>
      </w:r>
      <w:r w:rsidR="003E13DC" w:rsidRPr="002E48C9">
        <w:rPr>
          <w:rFonts w:ascii="Times" w:hAnsi="Times"/>
          <w:color w:val="000000" w:themeColor="text1"/>
          <w:shd w:val="clear" w:color="auto" w:fill="FFFFFF"/>
        </w:rPr>
        <w:t xml:space="preserve">Although ARIMA is a powerful model for forecasting time series data, the data preparation and parameter tuning processes end up being really time consuming. Before implementing ARIMA, </w:t>
      </w:r>
      <w:r w:rsidR="00900308" w:rsidRPr="002E48C9">
        <w:rPr>
          <w:rFonts w:ascii="Times" w:hAnsi="Times"/>
          <w:color w:val="000000" w:themeColor="text1"/>
          <w:shd w:val="clear" w:color="auto" w:fill="FFFFFF"/>
        </w:rPr>
        <w:t>it</w:t>
      </w:r>
      <w:r w:rsidR="003E13DC" w:rsidRPr="002E48C9">
        <w:rPr>
          <w:rFonts w:ascii="Times" w:hAnsi="Times"/>
          <w:color w:val="000000" w:themeColor="text1"/>
          <w:shd w:val="clear" w:color="auto" w:fill="FFFFFF"/>
        </w:rPr>
        <w:t xml:space="preserve"> need</w:t>
      </w:r>
      <w:r w:rsidR="00900308" w:rsidRPr="002E48C9">
        <w:rPr>
          <w:rFonts w:ascii="Times" w:hAnsi="Times"/>
          <w:color w:val="000000" w:themeColor="text1"/>
          <w:shd w:val="clear" w:color="auto" w:fill="FFFFFF"/>
        </w:rPr>
        <w:t>s</w:t>
      </w:r>
      <w:r w:rsidR="003E13DC" w:rsidRPr="002E48C9">
        <w:rPr>
          <w:rFonts w:ascii="Times" w:hAnsi="Times"/>
          <w:color w:val="000000" w:themeColor="text1"/>
          <w:shd w:val="clear" w:color="auto" w:fill="FFFFFF"/>
        </w:rPr>
        <w:t xml:space="preserve"> to make the series stationary, and determine the values of p and q </w:t>
      </w:r>
      <w:r w:rsidR="00900308" w:rsidRPr="002E48C9">
        <w:rPr>
          <w:rFonts w:ascii="Times" w:hAnsi="Times"/>
          <w:color w:val="000000" w:themeColor="text1"/>
          <w:shd w:val="clear" w:color="auto" w:fill="FFFFFF"/>
        </w:rPr>
        <w:t>as stated earlier</w:t>
      </w:r>
      <w:r w:rsidR="003E13DC" w:rsidRPr="002E48C9">
        <w:rPr>
          <w:rFonts w:ascii="Times" w:hAnsi="Times"/>
          <w:color w:val="000000" w:themeColor="text1"/>
          <w:shd w:val="clear" w:color="auto" w:fill="FFFFFF"/>
        </w:rPr>
        <w:t xml:space="preserve">. Auto ARIMA makes this </w:t>
      </w:r>
      <w:r w:rsidR="00900308" w:rsidRPr="002E48C9">
        <w:rPr>
          <w:rFonts w:ascii="Times" w:hAnsi="Times"/>
          <w:color w:val="000000" w:themeColor="text1"/>
          <w:shd w:val="clear" w:color="auto" w:fill="FFFFFF"/>
        </w:rPr>
        <w:t xml:space="preserve">complicated </w:t>
      </w:r>
      <w:r w:rsidR="003E13DC" w:rsidRPr="002E48C9">
        <w:rPr>
          <w:rFonts w:ascii="Times" w:hAnsi="Times"/>
          <w:color w:val="000000" w:themeColor="text1"/>
          <w:shd w:val="clear" w:color="auto" w:fill="FFFFFF"/>
        </w:rPr>
        <w:t xml:space="preserve">task </w:t>
      </w:r>
      <w:r w:rsidR="00900308" w:rsidRPr="002E48C9">
        <w:rPr>
          <w:rFonts w:ascii="Times" w:hAnsi="Times"/>
          <w:color w:val="000000" w:themeColor="text1"/>
          <w:shd w:val="clear" w:color="auto" w:fill="FFFFFF"/>
        </w:rPr>
        <w:t>simple</w:t>
      </w:r>
      <w:r w:rsidR="003E13DC" w:rsidRPr="002E48C9">
        <w:rPr>
          <w:rFonts w:ascii="Times" w:hAnsi="Times"/>
          <w:color w:val="000000" w:themeColor="text1"/>
          <w:shd w:val="clear" w:color="auto" w:fill="FFFFFF"/>
        </w:rPr>
        <w:t xml:space="preserve"> for us as it eliminates </w:t>
      </w:r>
      <w:r w:rsidR="00900308" w:rsidRPr="002E48C9">
        <w:rPr>
          <w:rFonts w:ascii="Times" w:hAnsi="Times"/>
          <w:color w:val="000000" w:themeColor="text1"/>
          <w:shd w:val="clear" w:color="auto" w:fill="FFFFFF"/>
        </w:rPr>
        <w:t>those time-consuming tasks</w:t>
      </w:r>
      <w:r w:rsidR="003E13DC" w:rsidRPr="002E48C9">
        <w:rPr>
          <w:rFonts w:ascii="Times" w:hAnsi="Times"/>
          <w:color w:val="000000" w:themeColor="text1"/>
          <w:shd w:val="clear" w:color="auto" w:fill="FFFFFF"/>
        </w:rPr>
        <w:t>. Below are the steps for implementing auto ARIMA:</w:t>
      </w:r>
    </w:p>
    <w:p w14:paraId="3CE0CFBD" w14:textId="77777777" w:rsidR="00687950" w:rsidRDefault="00687950" w:rsidP="009508BD">
      <w:pPr>
        <w:spacing w:line="360" w:lineRule="auto"/>
        <w:jc w:val="both"/>
        <w:rPr>
          <w:rFonts w:ascii="Times" w:hAnsi="Times"/>
          <w:color w:val="000000" w:themeColor="text1"/>
          <w:shd w:val="clear" w:color="auto" w:fill="FFFFFF"/>
        </w:rPr>
      </w:pPr>
    </w:p>
    <w:p w14:paraId="3B5E1167" w14:textId="089EAF87" w:rsidR="00900308" w:rsidRPr="00900308" w:rsidRDefault="00687950" w:rsidP="00687950">
      <w:pPr>
        <w:pStyle w:val="ListParagraph"/>
        <w:spacing w:line="360" w:lineRule="auto"/>
        <w:ind w:left="0"/>
        <w:jc w:val="both"/>
        <w:rPr>
          <w:rFonts w:ascii="Times" w:hAnsi="Times"/>
          <w:color w:val="000000" w:themeColor="text1"/>
          <w:sz w:val="23"/>
          <w:szCs w:val="23"/>
          <w:shd w:val="clear" w:color="auto" w:fill="FFFFFF"/>
          <w:lang w:val="en-US"/>
        </w:rPr>
      </w:pPr>
      <w:r w:rsidRPr="0005403A">
        <w:rPr>
          <w:rFonts w:ascii="Times" w:hAnsi="Times"/>
          <w:color w:val="000000" w:themeColor="text1"/>
          <w:sz w:val="23"/>
          <w:szCs w:val="23"/>
          <w:shd w:val="clear" w:color="auto" w:fill="FFFFFF"/>
          <w:lang w:val="en-US"/>
        </w:rPr>
        <w:t>---------------------------------------------------------------------------------------------------------------------</w:t>
      </w:r>
    </w:p>
    <w:p w14:paraId="52BBA20A" w14:textId="66CAAEBE" w:rsidR="00687950" w:rsidRDefault="00687950"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Load data: </w:t>
      </w:r>
      <w:r w:rsidRPr="002E48C9">
        <w:rPr>
          <w:rFonts w:ascii="Times" w:hAnsi="Times"/>
          <w:color w:val="000000" w:themeColor="text1"/>
        </w:rPr>
        <w:t>Collect data from the source repository and l</w:t>
      </w:r>
      <w:r w:rsidRPr="00900308">
        <w:rPr>
          <w:rFonts w:ascii="Times" w:hAnsi="Times"/>
          <w:color w:val="000000" w:themeColor="text1"/>
        </w:rPr>
        <w:t xml:space="preserve">oad </w:t>
      </w:r>
      <w:r w:rsidRPr="002E48C9">
        <w:rPr>
          <w:rFonts w:ascii="Times" w:hAnsi="Times"/>
          <w:color w:val="000000" w:themeColor="text1"/>
        </w:rPr>
        <w:t>into a data table.</w:t>
      </w:r>
    </w:p>
    <w:p w14:paraId="22CE8013" w14:textId="7E477FAA" w:rsidR="00900308" w:rsidRPr="00900308" w:rsidRDefault="00900308" w:rsidP="00E9258B">
      <w:pPr>
        <w:numPr>
          <w:ilvl w:val="0"/>
          <w:numId w:val="21"/>
        </w:numPr>
        <w:shd w:val="clear" w:color="auto" w:fill="FFFFFF"/>
        <w:spacing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Preprocess data: </w:t>
      </w:r>
      <w:r w:rsidR="00700CAA" w:rsidRPr="002E48C9">
        <w:rPr>
          <w:rFonts w:ascii="Times" w:hAnsi="Times"/>
          <w:color w:val="000000" w:themeColor="text1"/>
        </w:rPr>
        <w:t>As the prerequisite of the model</w:t>
      </w:r>
      <w:r w:rsidRPr="00900308">
        <w:rPr>
          <w:rFonts w:ascii="Times" w:hAnsi="Times"/>
          <w:color w:val="000000" w:themeColor="text1"/>
        </w:rPr>
        <w:t xml:space="preserve"> input </w:t>
      </w:r>
      <w:r w:rsidR="00700CAA" w:rsidRPr="002E48C9">
        <w:rPr>
          <w:rFonts w:ascii="Times" w:hAnsi="Times"/>
          <w:color w:val="000000" w:themeColor="text1"/>
        </w:rPr>
        <w:t>is to</w:t>
      </w:r>
      <w:r w:rsidRPr="00900308">
        <w:rPr>
          <w:rFonts w:ascii="Times" w:hAnsi="Times"/>
          <w:color w:val="000000" w:themeColor="text1"/>
        </w:rPr>
        <w:t xml:space="preserve"> be univariate</w:t>
      </w:r>
      <w:r w:rsidR="00700CAA" w:rsidRPr="002E48C9">
        <w:rPr>
          <w:rFonts w:ascii="Times" w:hAnsi="Times"/>
          <w:color w:val="000000" w:themeColor="text1"/>
        </w:rPr>
        <w:t xml:space="preserve">, </w:t>
      </w:r>
      <w:r w:rsidRPr="00900308">
        <w:rPr>
          <w:rFonts w:ascii="Times" w:hAnsi="Times"/>
          <w:color w:val="000000" w:themeColor="text1"/>
        </w:rPr>
        <w:t>drop other columns</w:t>
      </w:r>
      <w:r w:rsidR="00700CAA" w:rsidRPr="002E48C9">
        <w:rPr>
          <w:rFonts w:ascii="Times" w:hAnsi="Times"/>
          <w:color w:val="000000" w:themeColor="text1"/>
        </w:rPr>
        <w:t xml:space="preserve"> from the data table and make sure all empty values</w:t>
      </w:r>
      <w:r w:rsidR="00C364D3">
        <w:rPr>
          <w:rFonts w:ascii="Times" w:hAnsi="Times"/>
          <w:color w:val="000000" w:themeColor="text1"/>
        </w:rPr>
        <w:t xml:space="preserve"> replaced</w:t>
      </w:r>
      <w:r w:rsidR="00700CAA" w:rsidRPr="002E48C9">
        <w:rPr>
          <w:rFonts w:ascii="Times" w:hAnsi="Times"/>
          <w:color w:val="000000" w:themeColor="text1"/>
        </w:rPr>
        <w:t xml:space="preserve"> with NULL</w:t>
      </w:r>
      <w:r w:rsidR="00C364D3">
        <w:rPr>
          <w:rFonts w:ascii="Times" w:hAnsi="Times"/>
          <w:color w:val="000000" w:themeColor="text1"/>
        </w:rPr>
        <w:t>,</w:t>
      </w:r>
      <w:r w:rsidR="00700CAA" w:rsidRPr="002E48C9">
        <w:rPr>
          <w:rFonts w:ascii="Times" w:hAnsi="Times"/>
          <w:color w:val="000000" w:themeColor="text1"/>
        </w:rPr>
        <w:t xml:space="preserve"> so that system does not break </w:t>
      </w:r>
      <w:r w:rsidR="00C364D3">
        <w:rPr>
          <w:rFonts w:ascii="Times" w:hAnsi="Times"/>
          <w:color w:val="000000" w:themeColor="text1"/>
        </w:rPr>
        <w:t xml:space="preserve">down </w:t>
      </w:r>
      <w:r w:rsidR="00700CAA" w:rsidRPr="002E48C9">
        <w:rPr>
          <w:rFonts w:ascii="Times" w:hAnsi="Times"/>
          <w:color w:val="000000" w:themeColor="text1"/>
        </w:rPr>
        <w:t>during runtime.</w:t>
      </w:r>
    </w:p>
    <w:p w14:paraId="5CE50840" w14:textId="0E4EAADD" w:rsidR="00C364D3" w:rsidRDefault="00C364D3"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Pr>
          <w:rFonts w:ascii="Times" w:hAnsi="Times"/>
          <w:color w:val="000000" w:themeColor="text1"/>
        </w:rPr>
        <w:lastRenderedPageBreak/>
        <w:t>Build model by using open-source package named ‘</w:t>
      </w:r>
      <w:proofErr w:type="spellStart"/>
      <w:r>
        <w:rPr>
          <w:rFonts w:ascii="Times" w:hAnsi="Times"/>
          <w:color w:val="000000" w:themeColor="text1"/>
        </w:rPr>
        <w:t>pmdarima</w:t>
      </w:r>
      <w:proofErr w:type="spellEnd"/>
      <w:r>
        <w:rPr>
          <w:rFonts w:ascii="Times" w:hAnsi="Times"/>
          <w:color w:val="000000" w:themeColor="text1"/>
        </w:rPr>
        <w:t>’.</w:t>
      </w:r>
    </w:p>
    <w:p w14:paraId="671422B4" w14:textId="7DCBF7E9"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Fit the model on the univariate series</w:t>
      </w:r>
      <w:r w:rsidR="004375FF" w:rsidRPr="002E48C9">
        <w:rPr>
          <w:rFonts w:ascii="Times" w:hAnsi="Times"/>
          <w:color w:val="000000" w:themeColor="text1"/>
        </w:rPr>
        <w:t xml:space="preserve"> of data</w:t>
      </w:r>
      <w:r w:rsidR="00C364D3">
        <w:rPr>
          <w:rFonts w:ascii="Times" w:hAnsi="Times"/>
          <w:color w:val="000000" w:themeColor="text1"/>
        </w:rPr>
        <w:t xml:space="preserve"> generated in step-2 and using parameters test=’</w:t>
      </w:r>
      <w:proofErr w:type="spellStart"/>
      <w:r w:rsidR="00C364D3">
        <w:rPr>
          <w:rFonts w:ascii="Times" w:hAnsi="Times"/>
          <w:color w:val="000000" w:themeColor="text1"/>
        </w:rPr>
        <w:t>adf</w:t>
      </w:r>
      <w:proofErr w:type="spellEnd"/>
      <w:r w:rsidR="00C364D3">
        <w:rPr>
          <w:rFonts w:ascii="Times" w:hAnsi="Times"/>
          <w:color w:val="000000" w:themeColor="text1"/>
        </w:rPr>
        <w:t>’, p=3, q=3 to get optimal value of ‘d’.</w:t>
      </w:r>
    </w:p>
    <w:p w14:paraId="0A845060" w14:textId="58F2FFFD" w:rsidR="00900308" w:rsidRPr="00900308" w:rsidRDefault="00900308"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900308">
        <w:rPr>
          <w:rFonts w:ascii="Times" w:hAnsi="Times"/>
          <w:color w:val="000000" w:themeColor="text1"/>
        </w:rPr>
        <w:t xml:space="preserve">Make predictions </w:t>
      </w:r>
      <w:r w:rsidR="00C364D3">
        <w:rPr>
          <w:rFonts w:ascii="Times" w:hAnsi="Times"/>
          <w:color w:val="000000" w:themeColor="text1"/>
        </w:rPr>
        <w:t>from the model for 200 days like other models.</w:t>
      </w:r>
    </w:p>
    <w:p w14:paraId="6008443C" w14:textId="5BD56F45" w:rsidR="008C34F8" w:rsidRPr="002E48C9" w:rsidRDefault="00BD36B6" w:rsidP="00E9258B">
      <w:pPr>
        <w:numPr>
          <w:ilvl w:val="0"/>
          <w:numId w:val="21"/>
        </w:numPr>
        <w:shd w:val="clear" w:color="auto" w:fill="FFFFFF"/>
        <w:spacing w:before="100" w:beforeAutospacing="1" w:after="100" w:afterAutospacing="1" w:line="360" w:lineRule="auto"/>
        <w:ind w:left="714" w:hanging="357"/>
        <w:jc w:val="both"/>
        <w:rPr>
          <w:rFonts w:ascii="Times" w:hAnsi="Times"/>
          <w:color w:val="000000" w:themeColor="text1"/>
        </w:rPr>
      </w:pPr>
      <w:r w:rsidRPr="002E48C9">
        <w:rPr>
          <w:rFonts w:ascii="Times" w:hAnsi="Times"/>
          <w:color w:val="000000" w:themeColor="text1"/>
        </w:rPr>
        <w:t xml:space="preserve">Calculate series by using the </w:t>
      </w:r>
      <w:r w:rsidR="008C34F8" w:rsidRPr="002E48C9">
        <w:rPr>
          <w:rFonts w:ascii="Times" w:hAnsi="Times"/>
          <w:color w:val="000000" w:themeColor="text1"/>
        </w:rPr>
        <w:t>forecasted results</w:t>
      </w:r>
      <w:r w:rsidRPr="002E48C9">
        <w:rPr>
          <w:rFonts w:ascii="Times" w:hAnsi="Times"/>
          <w:color w:val="000000" w:themeColor="text1"/>
        </w:rPr>
        <w:t xml:space="preserve"> in </w:t>
      </w:r>
      <w:r w:rsidR="00C364D3">
        <w:rPr>
          <w:rFonts w:ascii="Times" w:hAnsi="Times"/>
          <w:color w:val="000000" w:themeColor="text1"/>
        </w:rPr>
        <w:t>previous</w:t>
      </w:r>
      <w:r w:rsidRPr="002E48C9">
        <w:rPr>
          <w:rFonts w:ascii="Times" w:hAnsi="Times"/>
          <w:color w:val="000000" w:themeColor="text1"/>
        </w:rPr>
        <w:t xml:space="preserve"> step</w:t>
      </w:r>
      <w:r w:rsidR="00C364D3">
        <w:rPr>
          <w:rFonts w:ascii="Times" w:hAnsi="Times"/>
          <w:color w:val="000000" w:themeColor="text1"/>
        </w:rPr>
        <w:t xml:space="preserve"> and with the help of </w:t>
      </w:r>
      <w:proofErr w:type="spellStart"/>
      <w:proofErr w:type="gramStart"/>
      <w:r w:rsidR="00C364D3">
        <w:rPr>
          <w:rFonts w:ascii="Times" w:hAnsi="Times"/>
          <w:color w:val="000000" w:themeColor="text1"/>
        </w:rPr>
        <w:t>panda.Series</w:t>
      </w:r>
      <w:proofErr w:type="spellEnd"/>
      <w:proofErr w:type="gramEnd"/>
      <w:r w:rsidR="00C364D3">
        <w:rPr>
          <w:rFonts w:ascii="Times" w:hAnsi="Times"/>
          <w:color w:val="000000" w:themeColor="text1"/>
        </w:rPr>
        <w:t xml:space="preserve"> method.</w:t>
      </w:r>
    </w:p>
    <w:p w14:paraId="0EA5EC78" w14:textId="77777777" w:rsidR="00687950" w:rsidRDefault="008C34F8" w:rsidP="00E9258B">
      <w:pPr>
        <w:numPr>
          <w:ilvl w:val="0"/>
          <w:numId w:val="21"/>
        </w:numPr>
        <w:shd w:val="clear" w:color="auto" w:fill="FFFFFF"/>
        <w:spacing w:line="360" w:lineRule="auto"/>
        <w:ind w:left="714" w:hanging="357"/>
        <w:jc w:val="both"/>
        <w:rPr>
          <w:rFonts w:ascii="Times" w:hAnsi="Times"/>
          <w:color w:val="000000" w:themeColor="text1"/>
        </w:rPr>
      </w:pPr>
      <w:r w:rsidRPr="002E48C9">
        <w:rPr>
          <w:rFonts w:ascii="Times" w:hAnsi="Times"/>
          <w:color w:val="000000" w:themeColor="text1"/>
        </w:rPr>
        <w:t>F</w:t>
      </w:r>
      <w:r w:rsidR="00BD36B6" w:rsidRPr="002E48C9">
        <w:rPr>
          <w:rFonts w:ascii="Times" w:hAnsi="Times"/>
          <w:color w:val="000000" w:themeColor="text1"/>
        </w:rPr>
        <w:t>ind the lower and upper bound of the series which will be used to calculate the uncertainties of the prediction.</w:t>
      </w:r>
    </w:p>
    <w:p w14:paraId="13B81D52" w14:textId="4181E395" w:rsidR="008A462F" w:rsidRPr="00900308" w:rsidRDefault="00687950" w:rsidP="0068795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008A462F" w:rsidRPr="002E48C9">
        <w:rPr>
          <w:rFonts w:ascii="Times" w:hAnsi="Times"/>
          <w:color w:val="000000" w:themeColor="text1"/>
        </w:rPr>
        <w:t>Algorithm</w:t>
      </w:r>
      <w:r w:rsidR="005D10C0">
        <w:rPr>
          <w:rFonts w:ascii="Times" w:hAnsi="Times"/>
          <w:color w:val="000000" w:themeColor="text1"/>
        </w:rPr>
        <w:t>-4</w:t>
      </w:r>
      <w:r w:rsidR="008A462F" w:rsidRPr="002E48C9">
        <w:rPr>
          <w:rFonts w:ascii="Times" w:hAnsi="Times"/>
          <w:color w:val="000000" w:themeColor="text1"/>
        </w:rPr>
        <w:t xml:space="preserve">: </w:t>
      </w:r>
      <w:r>
        <w:rPr>
          <w:rFonts w:ascii="Times" w:hAnsi="Times"/>
          <w:color w:val="000000" w:themeColor="text1"/>
        </w:rPr>
        <w:t xml:space="preserve"> ARIMA Model</w:t>
      </w:r>
    </w:p>
    <w:p w14:paraId="752FEEB7" w14:textId="0AAA47BF" w:rsidR="006B0DAB" w:rsidRPr="002E48C9" w:rsidRDefault="006B0DAB" w:rsidP="009A6C01">
      <w:pPr>
        <w:spacing w:line="360" w:lineRule="auto"/>
        <w:jc w:val="both"/>
        <w:rPr>
          <w:rFonts w:ascii="Times" w:hAnsi="Times"/>
          <w:b/>
          <w:bCs/>
          <w:color w:val="000000" w:themeColor="text1"/>
          <w:lang w:val="en-US"/>
        </w:rPr>
      </w:pPr>
    </w:p>
    <w:p w14:paraId="394E8548" w14:textId="112935F0" w:rsidR="00E849A7" w:rsidRPr="002E48C9" w:rsidRDefault="00E849A7" w:rsidP="00B76F3D">
      <w:pPr>
        <w:spacing w:line="360" w:lineRule="auto"/>
        <w:rPr>
          <w:rFonts w:ascii="Times" w:hAnsi="Times"/>
          <w:color w:val="000000" w:themeColor="text1"/>
          <w:lang w:val="en-US"/>
        </w:rPr>
      </w:pPr>
    </w:p>
    <w:p w14:paraId="5C0C877A" w14:textId="42E8094B" w:rsidR="00293FCA" w:rsidRPr="002E48C9" w:rsidRDefault="00293FCA"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 xml:space="preserve"> </w:t>
      </w:r>
      <w:r w:rsidR="0077687F" w:rsidRPr="002E48C9">
        <w:rPr>
          <w:rFonts w:ascii="Times" w:hAnsi="Times"/>
          <w:b/>
          <w:bCs/>
          <w:color w:val="000000" w:themeColor="text1"/>
          <w:lang w:val="en-US"/>
        </w:rPr>
        <w:t>3.7</w:t>
      </w:r>
      <w:r w:rsidR="0077687F" w:rsidRPr="002E48C9">
        <w:rPr>
          <w:rFonts w:ascii="Times" w:hAnsi="Times"/>
          <w:b/>
          <w:bCs/>
          <w:color w:val="000000" w:themeColor="text1"/>
          <w:lang w:val="en-US"/>
        </w:rPr>
        <w:tab/>
        <w:t xml:space="preserve">Uncertainty </w:t>
      </w:r>
      <w:r w:rsidR="00E052E4" w:rsidRPr="002E48C9">
        <w:rPr>
          <w:rFonts w:ascii="Times" w:hAnsi="Times"/>
          <w:b/>
          <w:bCs/>
          <w:color w:val="000000" w:themeColor="text1"/>
          <w:lang w:val="en-US"/>
        </w:rPr>
        <w:t>Data Generation</w:t>
      </w:r>
    </w:p>
    <w:p w14:paraId="20C258B7" w14:textId="62C1A743" w:rsidR="00416D94" w:rsidRPr="002E48C9" w:rsidRDefault="0021770F" w:rsidP="009A6C01">
      <w:pPr>
        <w:spacing w:line="360" w:lineRule="auto"/>
        <w:jc w:val="both"/>
        <w:rPr>
          <w:rFonts w:ascii="Times" w:hAnsi="Times"/>
          <w:color w:val="000000" w:themeColor="text1"/>
          <w:lang w:val="en-US"/>
        </w:rPr>
      </w:pPr>
      <w:r w:rsidRPr="002E48C9">
        <w:rPr>
          <w:rFonts w:ascii="Times" w:hAnsi="Times"/>
          <w:color w:val="000000" w:themeColor="text1"/>
          <w:lang w:val="en-US"/>
        </w:rPr>
        <w:t xml:space="preserve">Uncertainties are calculated from the </w:t>
      </w:r>
      <w:r w:rsidR="000A145E">
        <w:rPr>
          <w:rFonts w:ascii="Times" w:hAnsi="Times"/>
          <w:color w:val="000000" w:themeColor="text1"/>
          <w:lang w:val="en-US"/>
        </w:rPr>
        <w:t>ranges of</w:t>
      </w:r>
      <w:r w:rsidRPr="002E48C9">
        <w:rPr>
          <w:rFonts w:ascii="Times" w:hAnsi="Times"/>
          <w:color w:val="000000" w:themeColor="text1"/>
          <w:lang w:val="en-US"/>
        </w:rPr>
        <w:t xml:space="preserve"> predicted values</w:t>
      </w:r>
      <w:r w:rsidR="000A145E">
        <w:rPr>
          <w:rFonts w:ascii="Times" w:hAnsi="Times"/>
          <w:color w:val="000000" w:themeColor="text1"/>
          <w:lang w:val="en-US"/>
        </w:rPr>
        <w:t xml:space="preserve"> for every time step (day) during the specified 200 days of forecasting period. </w:t>
      </w:r>
      <w:r w:rsidRPr="002E48C9">
        <w:rPr>
          <w:rFonts w:ascii="Times" w:hAnsi="Times"/>
          <w:color w:val="000000" w:themeColor="text1"/>
          <w:lang w:val="en-US"/>
        </w:rPr>
        <w:t xml:space="preserve"> </w:t>
      </w:r>
      <w:r w:rsidR="000A145E">
        <w:rPr>
          <w:rFonts w:ascii="Times" w:hAnsi="Times"/>
          <w:color w:val="000000" w:themeColor="text1"/>
          <w:lang w:val="en-US"/>
        </w:rPr>
        <w:t>That means we have a lower bound, mean</w:t>
      </w:r>
      <w:r w:rsidR="00C364D3">
        <w:rPr>
          <w:rFonts w:ascii="Times" w:hAnsi="Times"/>
          <w:color w:val="000000" w:themeColor="text1"/>
          <w:lang w:val="en-US"/>
        </w:rPr>
        <w:t>,</w:t>
      </w:r>
      <w:r w:rsidR="000A145E">
        <w:rPr>
          <w:rFonts w:ascii="Times" w:hAnsi="Times"/>
          <w:color w:val="000000" w:themeColor="text1"/>
          <w:lang w:val="en-US"/>
        </w:rPr>
        <w:t xml:space="preserve"> and upper bound of the predictions for each time step. So</w:t>
      </w:r>
      <w:r w:rsidR="00C364D3">
        <w:rPr>
          <w:rFonts w:ascii="Times" w:hAnsi="Times"/>
          <w:color w:val="000000" w:themeColor="text1"/>
          <w:lang w:val="en-US"/>
        </w:rPr>
        <w:t>,</w:t>
      </w:r>
      <w:r w:rsidR="000A145E">
        <w:rPr>
          <w:rFonts w:ascii="Times" w:hAnsi="Times"/>
          <w:color w:val="000000" w:themeColor="text1"/>
          <w:lang w:val="en-US"/>
        </w:rPr>
        <w:t xml:space="preserve"> the difference between upper and lower limit is the grey area of model prediction</w:t>
      </w:r>
      <w:r w:rsidRPr="002E48C9">
        <w:rPr>
          <w:rFonts w:ascii="Times" w:hAnsi="Times"/>
          <w:color w:val="000000" w:themeColor="text1"/>
          <w:lang w:val="en-US"/>
        </w:rPr>
        <w:t xml:space="preserve">. Then find the maximum difference to set out the domain of the </w:t>
      </w:r>
      <w:r w:rsidR="00357AD6" w:rsidRPr="002E48C9">
        <w:rPr>
          <w:rFonts w:ascii="Times" w:hAnsi="Times"/>
          <w:color w:val="000000" w:themeColor="text1"/>
          <w:lang w:val="en-US"/>
        </w:rPr>
        <w:t>difference. Finally, divide each difference by maximum difference and multiply by a scaling factor to keep the maximum result in single digit. Here is given th</w:t>
      </w:r>
      <w:r w:rsidR="0034652D" w:rsidRPr="002E48C9">
        <w:rPr>
          <w:rFonts w:ascii="Times" w:hAnsi="Times"/>
          <w:color w:val="000000" w:themeColor="text1"/>
          <w:lang w:val="en-US"/>
        </w:rPr>
        <w:t>e steps to find the uncertainties using the machine learning models</w:t>
      </w:r>
      <w:r w:rsidR="00357AD6" w:rsidRPr="002E48C9">
        <w:rPr>
          <w:rFonts w:ascii="Times" w:hAnsi="Times"/>
          <w:color w:val="000000" w:themeColor="text1"/>
          <w:lang w:val="en-US"/>
        </w:rPr>
        <w:t>:</w:t>
      </w:r>
    </w:p>
    <w:p w14:paraId="6CA1A646" w14:textId="71296856" w:rsidR="00C364D3" w:rsidRPr="00C364D3" w:rsidRDefault="00C364D3" w:rsidP="00C364D3">
      <w:pPr>
        <w:shd w:val="clear" w:color="auto" w:fill="FFFFFF"/>
        <w:spacing w:line="360" w:lineRule="auto"/>
        <w:rPr>
          <w:color w:val="000000" w:themeColor="text1"/>
        </w:rPr>
      </w:pPr>
      <w:r w:rsidRPr="00C364D3">
        <w:rPr>
          <w:rFonts w:ascii="Times" w:hAnsi="Times"/>
          <w:color w:val="000000" w:themeColor="text1"/>
          <w:sz w:val="23"/>
          <w:szCs w:val="23"/>
          <w:shd w:val="clear" w:color="auto" w:fill="FFFFFF"/>
          <w:lang w:val="en-US"/>
        </w:rPr>
        <w:t>---------------------------------------------------------------------------------------------------------------------</w:t>
      </w:r>
    </w:p>
    <w:p w14:paraId="1AD79ED4" w14:textId="45F8960F" w:rsidR="00357AD6"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Read data from filesystem (excel file) to Data</w:t>
      </w:r>
      <w:r w:rsidR="00E052E4" w:rsidRPr="002E48C9">
        <w:rPr>
          <w:color w:val="000000" w:themeColor="text1"/>
        </w:rPr>
        <w:t>-</w:t>
      </w:r>
      <w:r w:rsidRPr="002E48C9">
        <w:rPr>
          <w:color w:val="000000" w:themeColor="text1"/>
        </w:rPr>
        <w:t>Frame</w:t>
      </w:r>
    </w:p>
    <w:p w14:paraId="2E9C31D9" w14:textId="14F606B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Select Fields for which we need </w:t>
      </w:r>
      <w:r w:rsidR="00105880" w:rsidRPr="002E48C9">
        <w:rPr>
          <w:color w:val="000000" w:themeColor="text1"/>
        </w:rPr>
        <w:t xml:space="preserve">to generate </w:t>
      </w:r>
      <w:r w:rsidRPr="002E48C9">
        <w:rPr>
          <w:color w:val="000000" w:themeColor="text1"/>
        </w:rPr>
        <w:t>uncertainty data</w:t>
      </w:r>
    </w:p>
    <w:p w14:paraId="5C3257E1" w14:textId="3A571442"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Create Machine Learning model for MLP/CNN/LSTM</w:t>
      </w:r>
    </w:p>
    <w:p w14:paraId="7B810072" w14:textId="0B418176"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Split data into training and test set</w:t>
      </w:r>
    </w:p>
    <w:p w14:paraId="0270342B" w14:textId="35BE0266" w:rsidR="00E93D5A"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Train model with training set</w:t>
      </w:r>
    </w:p>
    <w:p w14:paraId="7580C1BB" w14:textId="77777777"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Use model to get predicted or forecasted results</w:t>
      </w:r>
    </w:p>
    <w:p w14:paraId="09EC1FEA" w14:textId="39B106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Find uncertainties or prediction error from model</w:t>
      </w:r>
    </w:p>
    <w:p w14:paraId="575D3810" w14:textId="135609C3"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Continue step 3 to 7 for each field and each model</w:t>
      </w:r>
    </w:p>
    <w:p w14:paraId="66C12819" w14:textId="3183684C" w:rsidR="0034652D" w:rsidRPr="002E48C9" w:rsidRDefault="0034652D" w:rsidP="00E9258B">
      <w:pPr>
        <w:pStyle w:val="ListParagraph"/>
        <w:numPr>
          <w:ilvl w:val="0"/>
          <w:numId w:val="14"/>
        </w:numPr>
        <w:shd w:val="clear" w:color="auto" w:fill="FFFFFF"/>
        <w:spacing w:line="360" w:lineRule="auto"/>
        <w:ind w:left="714" w:hanging="357"/>
        <w:rPr>
          <w:color w:val="000000" w:themeColor="text1"/>
        </w:rPr>
      </w:pPr>
      <w:r w:rsidRPr="002E48C9">
        <w:rPr>
          <w:color w:val="000000" w:themeColor="text1"/>
        </w:rPr>
        <w:t xml:space="preserve">Store </w:t>
      </w:r>
      <w:r w:rsidR="00E052E4" w:rsidRPr="002E48C9">
        <w:rPr>
          <w:color w:val="000000" w:themeColor="text1"/>
        </w:rPr>
        <w:t>uncertainty data as json in filesystem</w:t>
      </w:r>
    </w:p>
    <w:p w14:paraId="1584E926" w14:textId="623658E0" w:rsidR="00357AD6" w:rsidRPr="002E48C9" w:rsidRDefault="00C364D3" w:rsidP="00293FCA">
      <w:pPr>
        <w:spacing w:line="360" w:lineRule="auto"/>
        <w:rPr>
          <w:rFonts w:ascii="Times" w:hAnsi="Times"/>
          <w:color w:val="000000" w:themeColor="text1"/>
          <w:lang w:val="en-US"/>
        </w:rPr>
      </w:pPr>
      <w:r w:rsidRPr="00687950">
        <w:rPr>
          <w:rFonts w:ascii="Times" w:hAnsi="Times"/>
          <w:color w:val="000000" w:themeColor="text1"/>
          <w:sz w:val="23"/>
          <w:szCs w:val="23"/>
          <w:shd w:val="clear" w:color="auto" w:fill="FFFFFF"/>
          <w:lang w:val="en-US"/>
        </w:rPr>
        <w:t>---------------------------------------------------------------------------------------------------------------------</w:t>
      </w:r>
      <w:r w:rsidR="008A6B09" w:rsidRPr="002E48C9">
        <w:rPr>
          <w:rFonts w:ascii="Times" w:hAnsi="Times"/>
          <w:color w:val="000000" w:themeColor="text1"/>
          <w:lang w:val="en-US"/>
        </w:rPr>
        <w:t>Algorithm-</w:t>
      </w:r>
      <w:r w:rsidR="005D10C0">
        <w:rPr>
          <w:rFonts w:ascii="Times" w:hAnsi="Times"/>
          <w:color w:val="000000" w:themeColor="text1"/>
          <w:lang w:val="en-US"/>
        </w:rPr>
        <w:t>5</w:t>
      </w:r>
      <w:r w:rsidR="008A6B09" w:rsidRPr="002E48C9">
        <w:rPr>
          <w:rFonts w:ascii="Times" w:hAnsi="Times"/>
          <w:color w:val="000000" w:themeColor="text1"/>
          <w:lang w:val="en-US"/>
        </w:rPr>
        <w:t>: calculate uncertainty</w:t>
      </w:r>
      <w:r w:rsidR="00461270" w:rsidRPr="002E48C9">
        <w:rPr>
          <w:rFonts w:ascii="Times" w:hAnsi="Times"/>
          <w:color w:val="000000" w:themeColor="text1"/>
          <w:lang w:val="en-US"/>
        </w:rPr>
        <w:t xml:space="preserve"> </w:t>
      </w:r>
      <w:r>
        <w:rPr>
          <w:rFonts w:ascii="Times" w:hAnsi="Times"/>
          <w:color w:val="000000" w:themeColor="text1"/>
          <w:lang w:val="en-US"/>
        </w:rPr>
        <w:t>(used by all models)</w:t>
      </w:r>
    </w:p>
    <w:p w14:paraId="0277A4EF" w14:textId="64D49EDC" w:rsidR="00F74E8F" w:rsidRDefault="00F74E8F" w:rsidP="00293FCA">
      <w:pPr>
        <w:spacing w:line="360" w:lineRule="auto"/>
        <w:rPr>
          <w:rFonts w:ascii="Times" w:hAnsi="Times"/>
          <w:color w:val="000000" w:themeColor="text1"/>
          <w:lang w:val="en-US"/>
        </w:rPr>
      </w:pPr>
    </w:p>
    <w:p w14:paraId="4BDF5924" w14:textId="77777777" w:rsidR="00B970DE" w:rsidRPr="002E48C9" w:rsidRDefault="00B970DE" w:rsidP="00293FCA">
      <w:pPr>
        <w:spacing w:line="360" w:lineRule="auto"/>
        <w:rPr>
          <w:rFonts w:ascii="Times" w:hAnsi="Times"/>
          <w:color w:val="000000" w:themeColor="text1"/>
          <w:lang w:val="en-US"/>
        </w:rPr>
      </w:pPr>
    </w:p>
    <w:p w14:paraId="516D9B76" w14:textId="0F578763" w:rsidR="00F74E8F" w:rsidRPr="002E48C9" w:rsidRDefault="00E052E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lastRenderedPageBreak/>
        <w:t>3.7.1</w:t>
      </w:r>
      <w:r w:rsidRPr="002E48C9">
        <w:rPr>
          <w:rFonts w:ascii="Times" w:hAnsi="Times"/>
          <w:b/>
          <w:bCs/>
          <w:color w:val="000000" w:themeColor="text1"/>
          <w:lang w:val="en-US"/>
        </w:rPr>
        <w:tab/>
        <w:t>Uncertain</w:t>
      </w:r>
      <w:r w:rsidR="00E9258B">
        <w:rPr>
          <w:rFonts w:ascii="Times" w:hAnsi="Times"/>
          <w:b/>
          <w:bCs/>
          <w:color w:val="000000" w:themeColor="text1"/>
          <w:lang w:val="en-US"/>
        </w:rPr>
        <w:t>ty</w:t>
      </w:r>
      <w:r w:rsidRPr="002E48C9">
        <w:rPr>
          <w:rFonts w:ascii="Times" w:hAnsi="Times"/>
          <w:b/>
          <w:bCs/>
          <w:color w:val="000000" w:themeColor="text1"/>
          <w:lang w:val="en-US"/>
        </w:rPr>
        <w:t xml:space="preserve"> Data</w:t>
      </w:r>
      <w:r w:rsidR="003F66E0" w:rsidRPr="002E48C9">
        <w:rPr>
          <w:rFonts w:ascii="Times" w:hAnsi="Times"/>
          <w:b/>
          <w:bCs/>
          <w:color w:val="000000" w:themeColor="text1"/>
          <w:lang w:val="en-US"/>
        </w:rPr>
        <w:t xml:space="preserve"> Scaling</w:t>
      </w:r>
    </w:p>
    <w:p w14:paraId="3D551972" w14:textId="34376015" w:rsidR="00674F6A" w:rsidRPr="002E48C9" w:rsidRDefault="00E052E4" w:rsidP="00674F6A">
      <w:pPr>
        <w:spacing w:line="360" w:lineRule="auto"/>
        <w:rPr>
          <w:rFonts w:ascii="Times" w:hAnsi="Times"/>
          <w:color w:val="000000" w:themeColor="text1"/>
          <w:lang w:val="en-US"/>
        </w:rPr>
      </w:pPr>
      <w:r w:rsidRPr="002E48C9">
        <w:rPr>
          <w:rFonts w:ascii="Times" w:hAnsi="Times"/>
          <w:color w:val="000000" w:themeColor="text1"/>
          <w:lang w:val="en-US"/>
        </w:rPr>
        <w:t xml:space="preserve">We have shown </w:t>
      </w:r>
      <w:r w:rsidR="003F66E0" w:rsidRPr="002E48C9">
        <w:rPr>
          <w:rFonts w:ascii="Times" w:hAnsi="Times"/>
          <w:color w:val="000000" w:themeColor="text1"/>
          <w:lang w:val="en-US"/>
        </w:rPr>
        <w:t xml:space="preserve">top-level algorithm in the </w:t>
      </w:r>
      <w:r w:rsidRPr="002E48C9">
        <w:rPr>
          <w:rFonts w:ascii="Times" w:hAnsi="Times"/>
          <w:color w:val="000000" w:themeColor="text1"/>
          <w:lang w:val="en-US"/>
        </w:rPr>
        <w:t>above</w:t>
      </w:r>
      <w:r w:rsidR="003F66E0" w:rsidRPr="002E48C9">
        <w:rPr>
          <w:rFonts w:ascii="Times" w:hAnsi="Times"/>
          <w:color w:val="000000" w:themeColor="text1"/>
          <w:lang w:val="en-US"/>
        </w:rPr>
        <w:t xml:space="preserve"> section</w:t>
      </w:r>
      <w:r w:rsidRPr="002E48C9">
        <w:rPr>
          <w:rFonts w:ascii="Times" w:hAnsi="Times"/>
          <w:color w:val="000000" w:themeColor="text1"/>
          <w:lang w:val="en-US"/>
        </w:rPr>
        <w:t xml:space="preserve"> to generate uncertainty data</w:t>
      </w:r>
      <w:r w:rsidR="003F66E0" w:rsidRPr="002E48C9">
        <w:rPr>
          <w:rFonts w:ascii="Times" w:hAnsi="Times"/>
          <w:color w:val="000000" w:themeColor="text1"/>
          <w:lang w:val="en-US"/>
        </w:rPr>
        <w:t>.</w:t>
      </w:r>
      <w:r w:rsidRPr="002E48C9">
        <w:rPr>
          <w:rFonts w:ascii="Times" w:hAnsi="Times"/>
          <w:color w:val="000000" w:themeColor="text1"/>
          <w:lang w:val="en-US"/>
        </w:rPr>
        <w:t xml:space="preserve"> </w:t>
      </w:r>
      <w:r w:rsidR="003F66E0" w:rsidRPr="002E48C9">
        <w:rPr>
          <w:rFonts w:ascii="Times" w:hAnsi="Times"/>
          <w:color w:val="000000" w:themeColor="text1"/>
          <w:lang w:val="en-US"/>
        </w:rPr>
        <w:t xml:space="preserve">Since the uncertainty values are </w:t>
      </w:r>
      <w:r w:rsidR="007868E8" w:rsidRPr="002E48C9">
        <w:rPr>
          <w:rFonts w:ascii="Times" w:hAnsi="Times"/>
          <w:color w:val="000000" w:themeColor="text1"/>
          <w:lang w:val="en-US"/>
        </w:rPr>
        <w:t>larger</w:t>
      </w:r>
      <w:r w:rsidR="003F66E0" w:rsidRPr="002E48C9">
        <w:rPr>
          <w:rFonts w:ascii="Times" w:hAnsi="Times"/>
          <w:color w:val="000000" w:themeColor="text1"/>
          <w:lang w:val="en-US"/>
        </w:rPr>
        <w:t xml:space="preserve"> to accommodate in display, so it needed to scale in certain level. The following </w:t>
      </w:r>
      <w:r w:rsidR="00674F6A" w:rsidRPr="002E48C9">
        <w:rPr>
          <w:rFonts w:ascii="Times" w:hAnsi="Times"/>
          <w:color w:val="000000" w:themeColor="text1"/>
          <w:lang w:val="en-US"/>
        </w:rPr>
        <w:t>pseudo code</w:t>
      </w:r>
      <w:r w:rsidR="003F66E0" w:rsidRPr="002E48C9">
        <w:rPr>
          <w:rFonts w:ascii="Times" w:hAnsi="Times"/>
          <w:color w:val="000000" w:themeColor="text1"/>
          <w:lang w:val="en-US"/>
        </w:rPr>
        <w:t xml:space="preserve"> is used to scale the uncertainty data.</w:t>
      </w:r>
    </w:p>
    <w:p w14:paraId="350D6D4C" w14:textId="7EC727FA" w:rsidR="00C364D3" w:rsidRPr="00C364D3" w:rsidRDefault="00C364D3" w:rsidP="00C364D3">
      <w:pPr>
        <w:shd w:val="clear" w:color="auto" w:fill="FFFFFF"/>
        <w:spacing w:line="270" w:lineRule="atLeast"/>
        <w:rPr>
          <w:rFonts w:ascii="Menlo" w:hAnsi="Menlo" w:cs="Menlo"/>
          <w:color w:val="000000" w:themeColor="text1"/>
          <w:sz w:val="18"/>
          <w:szCs w:val="18"/>
        </w:rPr>
      </w:pPr>
      <w:r w:rsidRPr="00C364D3">
        <w:rPr>
          <w:rFonts w:ascii="Times" w:hAnsi="Times"/>
          <w:color w:val="000000" w:themeColor="text1"/>
          <w:sz w:val="23"/>
          <w:szCs w:val="23"/>
          <w:shd w:val="clear" w:color="auto" w:fill="FFFFFF"/>
          <w:lang w:val="en-US"/>
        </w:rPr>
        <w:t>---------------------------------------------------------------------------------------------------------------------</w:t>
      </w:r>
    </w:p>
    <w:p w14:paraId="6DB30D14" w14:textId="5F32A5BF" w:rsidR="00902F61"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 xml:space="preserve">country_avg_error = </w:t>
      </w:r>
      <w:r w:rsidR="00AD64EE" w:rsidRPr="002E48C9">
        <w:rPr>
          <w:rFonts w:ascii="Menlo" w:hAnsi="Menlo" w:cs="Menlo"/>
          <w:color w:val="000000" w:themeColor="text1"/>
          <w:sz w:val="18"/>
          <w:szCs w:val="18"/>
        </w:rPr>
        <w:t>pred_</w:t>
      </w:r>
      <w:r w:rsidRPr="002E48C9">
        <w:rPr>
          <w:rFonts w:ascii="Menlo" w:hAnsi="Menlo" w:cs="Menlo"/>
          <w:color w:val="000000" w:themeColor="text1"/>
          <w:sz w:val="18"/>
          <w:szCs w:val="18"/>
        </w:rPr>
        <w:t>errors_</w:t>
      </w:r>
      <w:r w:rsidR="00AD64EE" w:rsidRPr="002E48C9">
        <w:rPr>
          <w:rFonts w:ascii="Menlo" w:hAnsi="Menlo" w:cs="Menlo"/>
          <w:color w:val="000000" w:themeColor="text1"/>
          <w:sz w:val="18"/>
          <w:szCs w:val="18"/>
        </w:rPr>
        <w:t>of</w:t>
      </w:r>
      <w:r w:rsidRPr="002E48C9">
        <w:rPr>
          <w:rFonts w:ascii="Menlo" w:hAnsi="Menlo" w:cs="Menlo"/>
          <w:color w:val="000000" w:themeColor="text1"/>
          <w:sz w:val="18"/>
          <w:szCs w:val="18"/>
        </w:rPr>
        <w:t>_all_dates/number_of_days</w:t>
      </w:r>
    </w:p>
    <w:p w14:paraId="01AEA572" w14:textId="76D67F3D" w:rsidR="00F32E04" w:rsidRPr="002E48C9" w:rsidRDefault="00F32E04" w:rsidP="00902F61">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max_error = find_max_error(all_country_avg_errors)</w:t>
      </w:r>
    </w:p>
    <w:p w14:paraId="43E958C7" w14:textId="06A55DFD" w:rsidR="00F32E04"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scaling_factor = 7</w:t>
      </w:r>
    </w:p>
    <w:p w14:paraId="7F26D2F9" w14:textId="120DE742" w:rsidR="00674F6A" w:rsidRPr="002E48C9" w:rsidRDefault="00F32E04" w:rsidP="00F32E04">
      <w:pPr>
        <w:pStyle w:val="ListParagraph"/>
        <w:numPr>
          <w:ilvl w:val="0"/>
          <w:numId w:val="15"/>
        </w:numPr>
        <w:shd w:val="clear" w:color="auto" w:fill="FFFFFF"/>
        <w:spacing w:line="270" w:lineRule="atLeast"/>
        <w:rPr>
          <w:rFonts w:ascii="Menlo" w:hAnsi="Menlo" w:cs="Menlo"/>
          <w:color w:val="000000" w:themeColor="text1"/>
          <w:sz w:val="18"/>
          <w:szCs w:val="18"/>
        </w:rPr>
      </w:pPr>
      <w:r w:rsidRPr="002E48C9">
        <w:rPr>
          <w:rFonts w:ascii="Menlo" w:hAnsi="Menlo" w:cs="Menlo"/>
          <w:color w:val="000000" w:themeColor="text1"/>
          <w:sz w:val="18"/>
          <w:szCs w:val="18"/>
        </w:rPr>
        <w:t>country_uncertainty</w:t>
      </w:r>
      <w:r w:rsidR="00902F61" w:rsidRPr="002E48C9">
        <w:rPr>
          <w:rFonts w:ascii="Menlo" w:hAnsi="Menlo" w:cs="Menlo"/>
          <w:color w:val="000000" w:themeColor="text1"/>
          <w:sz w:val="18"/>
          <w:szCs w:val="18"/>
        </w:rPr>
        <w:t xml:space="preserve"> = </w:t>
      </w:r>
      <w:r w:rsidRPr="002E48C9">
        <w:rPr>
          <w:rFonts w:ascii="Menlo" w:hAnsi="Menlo" w:cs="Menlo"/>
          <w:color w:val="000000" w:themeColor="text1"/>
          <w:sz w:val="18"/>
          <w:szCs w:val="18"/>
        </w:rPr>
        <w:t xml:space="preserve">country_avg_error </w:t>
      </w:r>
      <w:r w:rsidR="00902F61" w:rsidRPr="002E48C9">
        <w:rPr>
          <w:rFonts w:ascii="Menlo" w:hAnsi="Menlo" w:cs="Menlo"/>
          <w:color w:val="000000" w:themeColor="text1"/>
          <w:sz w:val="18"/>
          <w:szCs w:val="18"/>
        </w:rPr>
        <w:t xml:space="preserve">* </w:t>
      </w:r>
      <w:r w:rsidRPr="002E48C9">
        <w:rPr>
          <w:rFonts w:ascii="Menlo" w:hAnsi="Menlo" w:cs="Menlo"/>
          <w:color w:val="000000" w:themeColor="text1"/>
          <w:sz w:val="18"/>
          <w:szCs w:val="18"/>
        </w:rPr>
        <w:t>scaling_factor</w:t>
      </w:r>
      <w:r w:rsidR="00902F61" w:rsidRPr="002E48C9">
        <w:rPr>
          <w:rFonts w:ascii="Menlo" w:hAnsi="Menlo" w:cs="Menlo"/>
          <w:color w:val="000000" w:themeColor="text1"/>
          <w:sz w:val="18"/>
          <w:szCs w:val="18"/>
        </w:rPr>
        <w:t xml:space="preserve"> / max_error;</w:t>
      </w:r>
    </w:p>
    <w:p w14:paraId="5EDEEBAC" w14:textId="290407A4" w:rsidR="00C364D3" w:rsidRDefault="00C364D3" w:rsidP="00AD64EE">
      <w:pPr>
        <w:spacing w:line="360" w:lineRule="auto"/>
        <w:rPr>
          <w:rFonts w:ascii="Times" w:hAnsi="Times"/>
          <w:color w:val="000000" w:themeColor="text1"/>
          <w:lang w:val="en-US"/>
        </w:rPr>
      </w:pPr>
      <w:r w:rsidRPr="00687950">
        <w:rPr>
          <w:rFonts w:ascii="Times" w:hAnsi="Times"/>
          <w:color w:val="000000" w:themeColor="text1"/>
          <w:sz w:val="23"/>
          <w:szCs w:val="23"/>
          <w:shd w:val="clear" w:color="auto" w:fill="FFFFFF"/>
          <w:lang w:val="en-US"/>
        </w:rPr>
        <w:t>---------------------------------------------------------------------------------------------------------------------</w:t>
      </w:r>
    </w:p>
    <w:p w14:paraId="2E43F9F2" w14:textId="4251A855" w:rsidR="00F32B7C" w:rsidRPr="002E48C9" w:rsidRDefault="00674F6A" w:rsidP="00AD64EE">
      <w:pPr>
        <w:spacing w:line="360" w:lineRule="auto"/>
        <w:rPr>
          <w:rFonts w:ascii="Times" w:hAnsi="Times"/>
          <w:color w:val="000000" w:themeColor="text1"/>
          <w:lang w:val="en-US"/>
        </w:rPr>
      </w:pPr>
      <w:r w:rsidRPr="002E48C9">
        <w:rPr>
          <w:rFonts w:ascii="Times" w:hAnsi="Times"/>
          <w:color w:val="000000" w:themeColor="text1"/>
          <w:lang w:val="en-US"/>
        </w:rPr>
        <w:t>Algorithm-</w:t>
      </w:r>
      <w:r w:rsidR="005D10C0">
        <w:rPr>
          <w:rFonts w:ascii="Times" w:hAnsi="Times"/>
          <w:color w:val="000000" w:themeColor="text1"/>
          <w:lang w:val="en-US"/>
        </w:rPr>
        <w:t>6</w:t>
      </w:r>
      <w:r w:rsidRPr="002E48C9">
        <w:rPr>
          <w:rFonts w:ascii="Times" w:hAnsi="Times"/>
          <w:color w:val="000000" w:themeColor="text1"/>
          <w:lang w:val="en-US"/>
        </w:rPr>
        <w:t>: data scaling</w:t>
      </w:r>
    </w:p>
    <w:p w14:paraId="4CD5209F" w14:textId="60AB2479" w:rsidR="00016490" w:rsidRDefault="00016490" w:rsidP="00AD64EE">
      <w:pPr>
        <w:spacing w:line="360" w:lineRule="auto"/>
        <w:rPr>
          <w:rFonts w:ascii="Times" w:hAnsi="Times"/>
          <w:color w:val="000000" w:themeColor="text1"/>
          <w:lang w:val="en-US"/>
        </w:rPr>
      </w:pPr>
    </w:p>
    <w:p w14:paraId="20A3224E" w14:textId="77777777" w:rsidR="00164D7A" w:rsidRPr="002E48C9" w:rsidRDefault="00164D7A" w:rsidP="00AD64EE">
      <w:pPr>
        <w:spacing w:line="360" w:lineRule="auto"/>
        <w:rPr>
          <w:rFonts w:ascii="Times" w:hAnsi="Times"/>
          <w:color w:val="000000" w:themeColor="text1"/>
          <w:lang w:val="en-US"/>
        </w:rPr>
      </w:pPr>
    </w:p>
    <w:p w14:paraId="2D6276F6" w14:textId="5CCDDE9E" w:rsidR="006F75ED" w:rsidRPr="002E48C9" w:rsidRDefault="006F75ED" w:rsidP="006F75ED">
      <w:pPr>
        <w:spacing w:line="360" w:lineRule="auto"/>
        <w:rPr>
          <w:rFonts w:ascii="Times" w:hAnsi="Times"/>
          <w:b/>
          <w:bCs/>
          <w:color w:val="000000" w:themeColor="text1"/>
          <w:lang w:val="en-US"/>
        </w:rPr>
      </w:pPr>
      <w:r w:rsidRPr="002E48C9">
        <w:rPr>
          <w:rFonts w:ascii="Times" w:hAnsi="Times"/>
          <w:b/>
          <w:bCs/>
          <w:color w:val="000000" w:themeColor="text1"/>
          <w:lang w:val="en-US"/>
        </w:rPr>
        <w:t>3.7.2</w:t>
      </w:r>
      <w:r w:rsidRPr="002E48C9">
        <w:rPr>
          <w:rFonts w:ascii="Times" w:hAnsi="Times"/>
          <w:b/>
          <w:bCs/>
          <w:color w:val="000000" w:themeColor="text1"/>
          <w:lang w:val="en-US"/>
        </w:rPr>
        <w:tab/>
      </w:r>
      <w:r w:rsidR="00461270" w:rsidRPr="002E48C9">
        <w:rPr>
          <w:rFonts w:ascii="Times" w:hAnsi="Times"/>
          <w:b/>
          <w:bCs/>
          <w:color w:val="000000" w:themeColor="text1"/>
          <w:lang w:val="en-US"/>
        </w:rPr>
        <w:t>Snapshot of</w:t>
      </w:r>
      <w:r w:rsidRPr="002E48C9">
        <w:rPr>
          <w:rFonts w:ascii="Times" w:hAnsi="Times"/>
          <w:b/>
          <w:bCs/>
          <w:color w:val="000000" w:themeColor="text1"/>
          <w:lang w:val="en-US"/>
        </w:rPr>
        <w:t xml:space="preserve"> uncertainty data</w:t>
      </w:r>
    </w:p>
    <w:p w14:paraId="4DFA175E" w14:textId="1AFA34DA" w:rsidR="007A0343" w:rsidRPr="002E48C9" w:rsidRDefault="00461270" w:rsidP="007A034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Since the pandemic affected all the countries of the world and there are more than 200 countries, so we have trained the models for top 100 countries which were infected severely. Based on that setup, we have sorted the countries by </w:t>
      </w:r>
      <w:r w:rsidR="007A0343" w:rsidRPr="002E48C9">
        <w:rPr>
          <w:rFonts w:ascii="Times" w:hAnsi="Times"/>
          <w:color w:val="000000" w:themeColor="text1"/>
          <w:lang w:val="en-US"/>
        </w:rPr>
        <w:t xml:space="preserve">obtained uncertainties in both ascending and descending orders. The following two tables shows the top 10 uncertainty attaining countries and the bottom one shows the lowest 10 uncertainty attaining countries. </w:t>
      </w:r>
    </w:p>
    <w:p w14:paraId="0BCA6178" w14:textId="77777777" w:rsidR="00E256B3" w:rsidRPr="002E48C9" w:rsidRDefault="00E256B3" w:rsidP="007A0343">
      <w:pPr>
        <w:spacing w:line="360" w:lineRule="auto"/>
        <w:jc w:val="both"/>
        <w:rPr>
          <w:rFonts w:ascii="Times" w:hAnsi="Times"/>
          <w:color w:val="000000" w:themeColor="text1"/>
          <w:lang w:val="en-US"/>
        </w:rPr>
      </w:pPr>
    </w:p>
    <w:p w14:paraId="4DE46A83" w14:textId="736E020E" w:rsidR="00416D94" w:rsidRPr="002E48C9" w:rsidRDefault="00416D94" w:rsidP="00293FCA">
      <w:pPr>
        <w:spacing w:line="360" w:lineRule="auto"/>
        <w:rPr>
          <w:rFonts w:ascii="Times" w:hAnsi="Times"/>
          <w:b/>
          <w:bCs/>
          <w:color w:val="000000" w:themeColor="text1"/>
          <w:lang w:val="en-US"/>
        </w:rPr>
      </w:pPr>
      <w:r w:rsidRPr="002E48C9">
        <w:rPr>
          <w:rFonts w:ascii="Times" w:hAnsi="Times"/>
          <w:b/>
          <w:bCs/>
          <w:color w:val="000000" w:themeColor="text1"/>
          <w:lang w:val="en-US"/>
        </w:rPr>
        <w:t>3.7.</w:t>
      </w:r>
      <w:r w:rsidR="00460C6F" w:rsidRPr="002E48C9">
        <w:rPr>
          <w:rFonts w:ascii="Times" w:hAnsi="Times"/>
          <w:b/>
          <w:bCs/>
          <w:color w:val="000000" w:themeColor="text1"/>
          <w:lang w:val="en-US"/>
        </w:rPr>
        <w:t>3</w:t>
      </w:r>
      <w:r w:rsidR="00461270" w:rsidRPr="002E48C9">
        <w:rPr>
          <w:rFonts w:ascii="Times" w:hAnsi="Times"/>
          <w:b/>
          <w:bCs/>
          <w:color w:val="000000" w:themeColor="text1"/>
          <w:lang w:val="en-US"/>
        </w:rPr>
        <w:tab/>
      </w:r>
      <w:r w:rsidRPr="002E48C9">
        <w:rPr>
          <w:rFonts w:ascii="Times" w:hAnsi="Times"/>
          <w:b/>
          <w:bCs/>
          <w:color w:val="000000" w:themeColor="text1"/>
          <w:lang w:val="en-US"/>
        </w:rPr>
        <w:t>Top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0D8E6413" w14:textId="77777777" w:rsidTr="0077687F">
        <w:tc>
          <w:tcPr>
            <w:tcW w:w="2254" w:type="dxa"/>
            <w:shd w:val="clear" w:color="auto" w:fill="E7E6E6" w:themeFill="background2"/>
          </w:tcPr>
          <w:p w14:paraId="04FD6A1C" w14:textId="642E1146"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08DC687A" w14:textId="3A83B3EC"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0AA0BB8F" w14:textId="7BFF99E2" w:rsidR="00293FCA" w:rsidRPr="002E48C9" w:rsidRDefault="00E241DA"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3480902" w14:textId="6E22B603" w:rsidR="00293FCA" w:rsidRPr="002E48C9" w:rsidRDefault="0077687F" w:rsidP="0077687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26CFE39A" w14:textId="77777777" w:rsidTr="00293FCA">
        <w:tc>
          <w:tcPr>
            <w:tcW w:w="2254" w:type="dxa"/>
          </w:tcPr>
          <w:p w14:paraId="2AA1F848" w14:textId="2417EDCD"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United States</w:t>
            </w:r>
          </w:p>
        </w:tc>
        <w:tc>
          <w:tcPr>
            <w:tcW w:w="2254" w:type="dxa"/>
          </w:tcPr>
          <w:p w14:paraId="22BEB1A8" w14:textId="4D89EF6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14</w:t>
            </w:r>
            <w:r w:rsidR="00A82A8B" w:rsidRPr="002E48C9">
              <w:rPr>
                <w:rFonts w:ascii="Times" w:hAnsi="Times"/>
                <w:color w:val="000000" w:themeColor="text1"/>
                <w:lang w:val="en-US"/>
              </w:rPr>
              <w:t>,</w:t>
            </w:r>
            <w:r w:rsidRPr="002E48C9">
              <w:rPr>
                <w:rFonts w:ascii="Times" w:hAnsi="Times"/>
                <w:color w:val="000000" w:themeColor="text1"/>
                <w:lang w:val="en-US"/>
              </w:rPr>
              <w:t>851</w:t>
            </w:r>
            <w:r w:rsidR="00A82A8B" w:rsidRPr="002E48C9">
              <w:rPr>
                <w:rFonts w:ascii="Times" w:hAnsi="Times"/>
                <w:color w:val="000000" w:themeColor="text1"/>
                <w:lang w:val="en-US"/>
              </w:rPr>
              <w:t>,</w:t>
            </w:r>
            <w:r w:rsidRPr="002E48C9">
              <w:rPr>
                <w:rFonts w:ascii="Times" w:hAnsi="Times"/>
                <w:color w:val="000000" w:themeColor="text1"/>
                <w:lang w:val="en-US"/>
              </w:rPr>
              <w:t>118</w:t>
            </w:r>
          </w:p>
        </w:tc>
        <w:tc>
          <w:tcPr>
            <w:tcW w:w="2254" w:type="dxa"/>
          </w:tcPr>
          <w:p w14:paraId="08B24929" w14:textId="33CCA9C8" w:rsidR="00293FCA" w:rsidRPr="002E48C9" w:rsidRDefault="003A3F64"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652</w:t>
            </w:r>
            <w:r w:rsidR="00A82A8B" w:rsidRPr="002E48C9">
              <w:rPr>
                <w:rFonts w:ascii="Times" w:hAnsi="Times"/>
                <w:color w:val="000000" w:themeColor="text1"/>
                <w:lang w:val="en-US"/>
              </w:rPr>
              <w:t>,</w:t>
            </w:r>
            <w:r w:rsidRPr="002E48C9">
              <w:rPr>
                <w:rFonts w:ascii="Times" w:hAnsi="Times"/>
                <w:color w:val="000000" w:themeColor="text1"/>
                <w:lang w:val="en-US"/>
              </w:rPr>
              <w:t>300</w:t>
            </w:r>
          </w:p>
        </w:tc>
        <w:tc>
          <w:tcPr>
            <w:tcW w:w="2254" w:type="dxa"/>
          </w:tcPr>
          <w:p w14:paraId="3AAD562E" w14:textId="18627648"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7.00</w:t>
            </w:r>
          </w:p>
        </w:tc>
      </w:tr>
      <w:tr w:rsidR="002E48C9" w:rsidRPr="002E48C9" w14:paraId="513147B2" w14:textId="77777777" w:rsidTr="00293FCA">
        <w:tc>
          <w:tcPr>
            <w:tcW w:w="2254" w:type="dxa"/>
          </w:tcPr>
          <w:p w14:paraId="105B49F7" w14:textId="7BE2307D"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2254" w:type="dxa"/>
          </w:tcPr>
          <w:p w14:paraId="193132FE" w14:textId="2DE8B07C"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15</w:t>
            </w:r>
            <w:r w:rsidR="00A82A8B" w:rsidRPr="002E48C9">
              <w:rPr>
                <w:rFonts w:ascii="Times" w:hAnsi="Times"/>
                <w:color w:val="000000" w:themeColor="text1"/>
                <w:lang w:val="en-US"/>
              </w:rPr>
              <w:t>,</w:t>
            </w:r>
            <w:r w:rsidRPr="002E48C9">
              <w:rPr>
                <w:rFonts w:ascii="Times" w:hAnsi="Times"/>
                <w:color w:val="000000" w:themeColor="text1"/>
                <w:lang w:val="en-US"/>
              </w:rPr>
              <w:t>693</w:t>
            </w:r>
            <w:r w:rsidR="00A82A8B" w:rsidRPr="002E48C9">
              <w:rPr>
                <w:rFonts w:ascii="Times" w:hAnsi="Times"/>
                <w:color w:val="000000" w:themeColor="text1"/>
                <w:lang w:val="en-US"/>
              </w:rPr>
              <w:t>,</w:t>
            </w:r>
            <w:r w:rsidRPr="002E48C9">
              <w:rPr>
                <w:rFonts w:ascii="Times" w:hAnsi="Times"/>
                <w:color w:val="000000" w:themeColor="text1"/>
                <w:lang w:val="en-US"/>
              </w:rPr>
              <w:t>425</w:t>
            </w:r>
          </w:p>
        </w:tc>
        <w:tc>
          <w:tcPr>
            <w:tcW w:w="2254" w:type="dxa"/>
          </w:tcPr>
          <w:p w14:paraId="0F7DFED6" w14:textId="63A73B67"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6FA612EF" w14:textId="7D24E491"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4.28</w:t>
            </w:r>
          </w:p>
        </w:tc>
      </w:tr>
      <w:tr w:rsidR="002E48C9" w:rsidRPr="002E48C9" w14:paraId="7C3CA7EF" w14:textId="77777777" w:rsidTr="00293FCA">
        <w:tc>
          <w:tcPr>
            <w:tcW w:w="2254" w:type="dxa"/>
          </w:tcPr>
          <w:p w14:paraId="6A984EA7" w14:textId="590089CE" w:rsidR="00293FCA" w:rsidRPr="002E48C9" w:rsidRDefault="00293FCA" w:rsidP="00293FCA">
            <w:pPr>
              <w:spacing w:line="360" w:lineRule="auto"/>
              <w:rPr>
                <w:rFonts w:ascii="Times" w:hAnsi="Times"/>
                <w:color w:val="000000" w:themeColor="text1"/>
                <w:lang w:val="en-US"/>
              </w:rPr>
            </w:pPr>
            <w:r w:rsidRPr="002E48C9">
              <w:rPr>
                <w:rFonts w:ascii="Times" w:hAnsi="Times"/>
                <w:color w:val="000000" w:themeColor="text1"/>
                <w:lang w:val="en-US"/>
              </w:rPr>
              <w:t>Brazil</w:t>
            </w:r>
          </w:p>
        </w:tc>
        <w:tc>
          <w:tcPr>
            <w:tcW w:w="2254" w:type="dxa"/>
          </w:tcPr>
          <w:p w14:paraId="700E5872" w14:textId="5FA1C976"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219</w:t>
            </w:r>
            <w:r w:rsidR="00A82A8B" w:rsidRPr="002E48C9">
              <w:rPr>
                <w:rFonts w:ascii="Times" w:hAnsi="Times"/>
                <w:color w:val="000000" w:themeColor="text1"/>
                <w:lang w:val="en-US"/>
              </w:rPr>
              <w:t>,</w:t>
            </w:r>
            <w:r w:rsidR="00F32B7C" w:rsidRPr="002E48C9">
              <w:rPr>
                <w:rFonts w:ascii="Times" w:hAnsi="Times"/>
                <w:color w:val="000000" w:themeColor="text1"/>
                <w:lang w:val="en-US"/>
              </w:rPr>
              <w:t>982</w:t>
            </w:r>
          </w:p>
        </w:tc>
        <w:tc>
          <w:tcPr>
            <w:tcW w:w="2254" w:type="dxa"/>
          </w:tcPr>
          <w:p w14:paraId="71641050" w14:textId="65CC9712"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F32B7C" w:rsidRPr="002E48C9">
              <w:rPr>
                <w:rFonts w:ascii="Times" w:hAnsi="Times"/>
                <w:color w:val="000000" w:themeColor="text1"/>
                <w:lang w:val="en-US"/>
              </w:rPr>
              <w:t>7</w:t>
            </w:r>
            <w:r w:rsidR="00A82A8B" w:rsidRPr="002E48C9">
              <w:rPr>
                <w:rFonts w:ascii="Times" w:hAnsi="Times"/>
                <w:color w:val="000000" w:themeColor="text1"/>
                <w:lang w:val="en-US"/>
              </w:rPr>
              <w:t>,</w:t>
            </w:r>
            <w:r w:rsidR="00F32B7C" w:rsidRPr="002E48C9">
              <w:rPr>
                <w:rFonts w:ascii="Times" w:hAnsi="Times"/>
                <w:color w:val="000000" w:themeColor="text1"/>
                <w:lang w:val="en-US"/>
              </w:rPr>
              <w:t>409</w:t>
            </w:r>
            <w:r w:rsidR="00A82A8B" w:rsidRPr="002E48C9">
              <w:rPr>
                <w:rFonts w:ascii="Times" w:hAnsi="Times"/>
                <w:color w:val="000000" w:themeColor="text1"/>
                <w:lang w:val="en-US"/>
              </w:rPr>
              <w:t>,</w:t>
            </w:r>
            <w:r w:rsidR="00F32B7C" w:rsidRPr="002E48C9">
              <w:rPr>
                <w:rFonts w:ascii="Times" w:hAnsi="Times"/>
                <w:color w:val="000000" w:themeColor="text1"/>
                <w:lang w:val="en-US"/>
              </w:rPr>
              <w:t>636</w:t>
            </w:r>
          </w:p>
        </w:tc>
        <w:tc>
          <w:tcPr>
            <w:tcW w:w="2254" w:type="dxa"/>
          </w:tcPr>
          <w:p w14:paraId="26D2B37E" w14:textId="4F21EB00" w:rsidR="00293FCA" w:rsidRPr="002E48C9" w:rsidRDefault="00F32B7C" w:rsidP="00293FCA">
            <w:pPr>
              <w:spacing w:line="360" w:lineRule="auto"/>
              <w:rPr>
                <w:rFonts w:ascii="Times" w:hAnsi="Times"/>
                <w:color w:val="000000" w:themeColor="text1"/>
                <w:lang w:val="en-US"/>
              </w:rPr>
            </w:pPr>
            <w:r w:rsidRPr="002E48C9">
              <w:rPr>
                <w:rFonts w:ascii="Times" w:hAnsi="Times"/>
                <w:color w:val="000000" w:themeColor="text1"/>
                <w:lang w:val="en-US"/>
              </w:rPr>
              <w:t>3.64</w:t>
            </w:r>
          </w:p>
        </w:tc>
      </w:tr>
      <w:tr w:rsidR="002E48C9" w:rsidRPr="002E48C9" w14:paraId="7CA10210" w14:textId="77777777" w:rsidTr="00293FCA">
        <w:tc>
          <w:tcPr>
            <w:tcW w:w="2254" w:type="dxa"/>
          </w:tcPr>
          <w:p w14:paraId="3E0380BF" w14:textId="734C043E"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Kazakhstan</w:t>
            </w:r>
          </w:p>
        </w:tc>
        <w:tc>
          <w:tcPr>
            <w:tcW w:w="2254" w:type="dxa"/>
          </w:tcPr>
          <w:p w14:paraId="276F0238" w14:textId="2CB441A9"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667</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68B4E839" w14:textId="0598B1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651</w:t>
            </w:r>
            <w:r w:rsidR="00A82A8B" w:rsidRPr="002E48C9">
              <w:rPr>
                <w:rFonts w:ascii="Times" w:hAnsi="Times"/>
                <w:color w:val="000000" w:themeColor="text1"/>
                <w:lang w:val="en-US"/>
              </w:rPr>
              <w:t>,</w:t>
            </w:r>
            <w:r w:rsidR="009C7911" w:rsidRPr="002E48C9">
              <w:rPr>
                <w:rFonts w:ascii="Times" w:hAnsi="Times"/>
                <w:color w:val="000000" w:themeColor="text1"/>
                <w:lang w:val="en-US"/>
              </w:rPr>
              <w:t>009</w:t>
            </w:r>
          </w:p>
        </w:tc>
        <w:tc>
          <w:tcPr>
            <w:tcW w:w="2254" w:type="dxa"/>
          </w:tcPr>
          <w:p w14:paraId="7F3DB04A" w14:textId="58674CE7"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2.43</w:t>
            </w:r>
          </w:p>
        </w:tc>
      </w:tr>
      <w:tr w:rsidR="002E48C9" w:rsidRPr="002E48C9" w14:paraId="77263995" w14:textId="77777777" w:rsidTr="00293FCA">
        <w:tc>
          <w:tcPr>
            <w:tcW w:w="2254" w:type="dxa"/>
          </w:tcPr>
          <w:p w14:paraId="47D91154" w14:textId="7C792E63"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France</w:t>
            </w:r>
          </w:p>
        </w:tc>
        <w:tc>
          <w:tcPr>
            <w:tcW w:w="2254" w:type="dxa"/>
          </w:tcPr>
          <w:p w14:paraId="6D7AA48C" w14:textId="4A356A5F"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088</w:t>
            </w:r>
            <w:r w:rsidR="00A82A8B" w:rsidRPr="002E48C9">
              <w:rPr>
                <w:rFonts w:ascii="Times" w:hAnsi="Times"/>
                <w:color w:val="000000" w:themeColor="text1"/>
                <w:lang w:val="en-US"/>
              </w:rPr>
              <w:t>,</w:t>
            </w:r>
            <w:r w:rsidR="009C7911" w:rsidRPr="002E48C9">
              <w:rPr>
                <w:rFonts w:ascii="Times" w:hAnsi="Times"/>
                <w:color w:val="000000" w:themeColor="text1"/>
                <w:lang w:val="en-US"/>
              </w:rPr>
              <w:t>610</w:t>
            </w:r>
          </w:p>
        </w:tc>
        <w:tc>
          <w:tcPr>
            <w:tcW w:w="2254" w:type="dxa"/>
          </w:tcPr>
          <w:p w14:paraId="15077151" w14:textId="507E371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307</w:t>
            </w:r>
            <w:r w:rsidR="00A82A8B" w:rsidRPr="002E48C9">
              <w:rPr>
                <w:rFonts w:ascii="Times" w:hAnsi="Times"/>
                <w:color w:val="000000" w:themeColor="text1"/>
                <w:lang w:val="en-US"/>
              </w:rPr>
              <w:t>,</w:t>
            </w:r>
            <w:r w:rsidR="009C7911" w:rsidRPr="002E48C9">
              <w:rPr>
                <w:rFonts w:ascii="Times" w:hAnsi="Times"/>
                <w:color w:val="000000" w:themeColor="text1"/>
                <w:lang w:val="en-US"/>
              </w:rPr>
              <w:t>005</w:t>
            </w:r>
          </w:p>
        </w:tc>
        <w:tc>
          <w:tcPr>
            <w:tcW w:w="2254" w:type="dxa"/>
          </w:tcPr>
          <w:p w14:paraId="5992FDFA" w14:textId="3467C236"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2.15</w:t>
            </w:r>
          </w:p>
        </w:tc>
      </w:tr>
      <w:tr w:rsidR="002E48C9" w:rsidRPr="002E48C9" w14:paraId="12DB7FD6" w14:textId="77777777" w:rsidTr="00293FCA">
        <w:tc>
          <w:tcPr>
            <w:tcW w:w="2254" w:type="dxa"/>
          </w:tcPr>
          <w:p w14:paraId="107BFA33" w14:textId="65D9F700"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Peru</w:t>
            </w:r>
          </w:p>
        </w:tc>
        <w:tc>
          <w:tcPr>
            <w:tcW w:w="2254" w:type="dxa"/>
          </w:tcPr>
          <w:p w14:paraId="7F3A2DBF" w14:textId="66A84424"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432</w:t>
            </w:r>
            <w:r w:rsidR="00A82A8B" w:rsidRPr="002E48C9">
              <w:rPr>
                <w:rFonts w:ascii="Times" w:hAnsi="Times"/>
                <w:color w:val="000000" w:themeColor="text1"/>
                <w:lang w:val="en-US"/>
              </w:rPr>
              <w:t>,</w:t>
            </w:r>
            <w:r w:rsidR="009C7911" w:rsidRPr="002E48C9">
              <w:rPr>
                <w:rFonts w:ascii="Times" w:hAnsi="Times"/>
                <w:color w:val="000000" w:themeColor="text1"/>
                <w:lang w:val="en-US"/>
              </w:rPr>
              <w:t>034</w:t>
            </w:r>
          </w:p>
        </w:tc>
        <w:tc>
          <w:tcPr>
            <w:tcW w:w="2254" w:type="dxa"/>
          </w:tcPr>
          <w:p w14:paraId="75F9F391" w14:textId="2A7849D8"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546</w:t>
            </w:r>
            <w:r w:rsidR="00A82A8B" w:rsidRPr="002E48C9">
              <w:rPr>
                <w:rFonts w:ascii="Times" w:hAnsi="Times"/>
                <w:color w:val="000000" w:themeColor="text1"/>
                <w:lang w:val="en-US"/>
              </w:rPr>
              <w:t>,</w:t>
            </w:r>
            <w:r w:rsidR="009C7911" w:rsidRPr="002E48C9">
              <w:rPr>
                <w:rFonts w:ascii="Times" w:hAnsi="Times"/>
                <w:color w:val="000000" w:themeColor="text1"/>
                <w:lang w:val="en-US"/>
              </w:rPr>
              <w:t>901</w:t>
            </w:r>
          </w:p>
        </w:tc>
        <w:tc>
          <w:tcPr>
            <w:tcW w:w="2254" w:type="dxa"/>
          </w:tcPr>
          <w:p w14:paraId="1101F332" w14:textId="28344A4C"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1.28</w:t>
            </w:r>
          </w:p>
        </w:tc>
      </w:tr>
      <w:tr w:rsidR="002E48C9" w:rsidRPr="002E48C9" w14:paraId="48F42BDA" w14:textId="77777777" w:rsidTr="00293FCA">
        <w:tc>
          <w:tcPr>
            <w:tcW w:w="2254" w:type="dxa"/>
          </w:tcPr>
          <w:p w14:paraId="09C3F0D7" w14:textId="69B8F9A8"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Germany</w:t>
            </w:r>
          </w:p>
        </w:tc>
        <w:tc>
          <w:tcPr>
            <w:tcW w:w="2254" w:type="dxa"/>
          </w:tcPr>
          <w:p w14:paraId="3CFB0F25" w14:textId="606B36BE"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700</w:t>
            </w:r>
            <w:r w:rsidR="00A82A8B" w:rsidRPr="002E48C9">
              <w:rPr>
                <w:rFonts w:ascii="Times" w:hAnsi="Times"/>
                <w:color w:val="000000" w:themeColor="text1"/>
                <w:lang w:val="en-US"/>
              </w:rPr>
              <w:t>,</w:t>
            </w:r>
            <w:r w:rsidR="009C7911" w:rsidRPr="002E48C9">
              <w:rPr>
                <w:rFonts w:ascii="Times" w:hAnsi="Times"/>
                <w:color w:val="000000" w:themeColor="text1"/>
                <w:lang w:val="en-US"/>
              </w:rPr>
              <w:t>161</w:t>
            </w:r>
          </w:p>
        </w:tc>
        <w:tc>
          <w:tcPr>
            <w:tcW w:w="2254" w:type="dxa"/>
          </w:tcPr>
          <w:p w14:paraId="0680CA46" w14:textId="4D299D03" w:rsidR="00293FCA"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599</w:t>
            </w:r>
            <w:r w:rsidR="00A82A8B" w:rsidRPr="002E48C9">
              <w:rPr>
                <w:rFonts w:ascii="Times" w:hAnsi="Times"/>
                <w:color w:val="000000" w:themeColor="text1"/>
                <w:lang w:val="en-US"/>
              </w:rPr>
              <w:t>,</w:t>
            </w:r>
            <w:r w:rsidR="009C7911" w:rsidRPr="002E48C9">
              <w:rPr>
                <w:rFonts w:ascii="Times" w:hAnsi="Times"/>
                <w:color w:val="000000" w:themeColor="text1"/>
                <w:lang w:val="en-US"/>
              </w:rPr>
              <w:t>684</w:t>
            </w:r>
          </w:p>
        </w:tc>
        <w:tc>
          <w:tcPr>
            <w:tcW w:w="2254" w:type="dxa"/>
          </w:tcPr>
          <w:p w14:paraId="15DC8C04" w14:textId="27B11AA5" w:rsidR="00293FCA"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1.21</w:t>
            </w:r>
          </w:p>
        </w:tc>
      </w:tr>
      <w:tr w:rsidR="002E48C9" w:rsidRPr="002E48C9" w14:paraId="08F5AD60" w14:textId="77777777" w:rsidTr="00293FCA">
        <w:tc>
          <w:tcPr>
            <w:tcW w:w="2254" w:type="dxa"/>
          </w:tcPr>
          <w:p w14:paraId="31A8CFB6" w14:textId="50419881"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Spain</w:t>
            </w:r>
          </w:p>
        </w:tc>
        <w:tc>
          <w:tcPr>
            <w:tcW w:w="2254" w:type="dxa"/>
          </w:tcPr>
          <w:p w14:paraId="34354B2A" w14:textId="4270688D"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542</w:t>
            </w:r>
            <w:r w:rsidR="00A82A8B" w:rsidRPr="002E48C9">
              <w:rPr>
                <w:rFonts w:ascii="Times" w:hAnsi="Times"/>
                <w:color w:val="000000" w:themeColor="text1"/>
                <w:lang w:val="en-US"/>
              </w:rPr>
              <w:t>,</w:t>
            </w:r>
            <w:r w:rsidR="009C7911" w:rsidRPr="002E48C9">
              <w:rPr>
                <w:rFonts w:ascii="Times" w:hAnsi="Times"/>
                <w:color w:val="000000" w:themeColor="text1"/>
                <w:lang w:val="en-US"/>
              </w:rPr>
              <w:t>012</w:t>
            </w:r>
          </w:p>
        </w:tc>
        <w:tc>
          <w:tcPr>
            <w:tcW w:w="2254" w:type="dxa"/>
          </w:tcPr>
          <w:p w14:paraId="7B91601F" w14:textId="57E873E5"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1</w:t>
            </w:r>
            <w:r w:rsidR="00A82A8B" w:rsidRPr="002E48C9">
              <w:rPr>
                <w:rFonts w:ascii="Times" w:hAnsi="Times"/>
                <w:color w:val="000000" w:themeColor="text1"/>
                <w:lang w:val="en-US"/>
              </w:rPr>
              <w:t>,</w:t>
            </w:r>
            <w:r w:rsidR="009C7911" w:rsidRPr="002E48C9">
              <w:rPr>
                <w:rFonts w:ascii="Times" w:hAnsi="Times"/>
                <w:color w:val="000000" w:themeColor="text1"/>
                <w:lang w:val="en-US"/>
              </w:rPr>
              <w:t>510</w:t>
            </w:r>
            <w:r w:rsidR="00A82A8B" w:rsidRPr="002E48C9">
              <w:rPr>
                <w:rFonts w:ascii="Times" w:hAnsi="Times"/>
                <w:color w:val="000000" w:themeColor="text1"/>
                <w:lang w:val="en-US"/>
              </w:rPr>
              <w:t>,</w:t>
            </w:r>
            <w:r w:rsidR="009C7911" w:rsidRPr="002E48C9">
              <w:rPr>
                <w:rFonts w:ascii="Times" w:hAnsi="Times"/>
                <w:color w:val="000000" w:themeColor="text1"/>
                <w:lang w:val="en-US"/>
              </w:rPr>
              <w:t>467</w:t>
            </w:r>
          </w:p>
        </w:tc>
        <w:tc>
          <w:tcPr>
            <w:tcW w:w="2254" w:type="dxa"/>
          </w:tcPr>
          <w:p w14:paraId="13218B9C" w14:textId="3AD76589"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1.07</w:t>
            </w:r>
          </w:p>
        </w:tc>
      </w:tr>
      <w:tr w:rsidR="002E48C9" w:rsidRPr="002E48C9" w14:paraId="207989AE" w14:textId="77777777" w:rsidTr="00293FCA">
        <w:tc>
          <w:tcPr>
            <w:tcW w:w="2254" w:type="dxa"/>
          </w:tcPr>
          <w:p w14:paraId="266E5042" w14:textId="20DCE20D"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Turkey</w:t>
            </w:r>
          </w:p>
        </w:tc>
        <w:tc>
          <w:tcPr>
            <w:tcW w:w="2254" w:type="dxa"/>
          </w:tcPr>
          <w:p w14:paraId="7109B0AA" w14:textId="3E154C9E"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645</w:t>
            </w:r>
            <w:r w:rsidR="00A82A8B" w:rsidRPr="002E48C9">
              <w:rPr>
                <w:rFonts w:ascii="Times" w:hAnsi="Times"/>
                <w:color w:val="000000" w:themeColor="text1"/>
                <w:lang w:val="en-US"/>
              </w:rPr>
              <w:t>,</w:t>
            </w:r>
            <w:r w:rsidR="009C7911" w:rsidRPr="002E48C9">
              <w:rPr>
                <w:rFonts w:ascii="Times" w:hAnsi="Times"/>
                <w:color w:val="000000" w:themeColor="text1"/>
                <w:lang w:val="en-US"/>
              </w:rPr>
              <w:t>288</w:t>
            </w:r>
          </w:p>
        </w:tc>
        <w:tc>
          <w:tcPr>
            <w:tcW w:w="2254" w:type="dxa"/>
          </w:tcPr>
          <w:p w14:paraId="1BCB6EE8" w14:textId="6A60B58F"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3</w:t>
            </w:r>
            <w:r w:rsidR="00A82A8B" w:rsidRPr="002E48C9">
              <w:rPr>
                <w:rFonts w:ascii="Times" w:hAnsi="Times"/>
                <w:color w:val="000000" w:themeColor="text1"/>
                <w:lang w:val="en-US"/>
              </w:rPr>
              <w:t>,</w:t>
            </w:r>
            <w:r w:rsidR="009C7911" w:rsidRPr="002E48C9">
              <w:rPr>
                <w:rFonts w:ascii="Times" w:hAnsi="Times"/>
                <w:color w:val="000000" w:themeColor="text1"/>
                <w:lang w:val="en-US"/>
              </w:rPr>
              <w:t>389</w:t>
            </w:r>
            <w:r w:rsidR="00A82A8B" w:rsidRPr="002E48C9">
              <w:rPr>
                <w:rFonts w:ascii="Times" w:hAnsi="Times"/>
                <w:color w:val="000000" w:themeColor="text1"/>
                <w:lang w:val="en-US"/>
              </w:rPr>
              <w:t>,</w:t>
            </w:r>
            <w:r w:rsidR="009C7911" w:rsidRPr="002E48C9">
              <w:rPr>
                <w:rFonts w:ascii="Times" w:hAnsi="Times"/>
                <w:color w:val="000000" w:themeColor="text1"/>
                <w:lang w:val="en-US"/>
              </w:rPr>
              <w:t>016</w:t>
            </w:r>
          </w:p>
        </w:tc>
        <w:tc>
          <w:tcPr>
            <w:tcW w:w="2254" w:type="dxa"/>
          </w:tcPr>
          <w:p w14:paraId="666A8B94" w14:textId="7F98ED04"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1.03</w:t>
            </w:r>
          </w:p>
        </w:tc>
      </w:tr>
      <w:tr w:rsidR="002E48C9" w:rsidRPr="002E48C9" w14:paraId="25A75629" w14:textId="77777777" w:rsidTr="00293FCA">
        <w:tc>
          <w:tcPr>
            <w:tcW w:w="2254" w:type="dxa"/>
          </w:tcPr>
          <w:p w14:paraId="79FEF171" w14:textId="09416282"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Argentina</w:t>
            </w:r>
          </w:p>
        </w:tc>
        <w:tc>
          <w:tcPr>
            <w:tcW w:w="2254" w:type="dxa"/>
          </w:tcPr>
          <w:p w14:paraId="4481841F" w14:textId="0F566B8B"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352</w:t>
            </w:r>
            <w:r w:rsidR="00A82A8B" w:rsidRPr="002E48C9">
              <w:rPr>
                <w:rFonts w:ascii="Times" w:hAnsi="Times"/>
                <w:color w:val="000000" w:themeColor="text1"/>
                <w:lang w:val="en-US"/>
              </w:rPr>
              <w:t>,</w:t>
            </w:r>
            <w:r w:rsidR="009C7911" w:rsidRPr="002E48C9">
              <w:rPr>
                <w:rFonts w:ascii="Times" w:hAnsi="Times"/>
                <w:color w:val="000000" w:themeColor="text1"/>
                <w:lang w:val="en-US"/>
              </w:rPr>
              <w:t>216</w:t>
            </w:r>
          </w:p>
        </w:tc>
        <w:tc>
          <w:tcPr>
            <w:tcW w:w="2254" w:type="dxa"/>
          </w:tcPr>
          <w:p w14:paraId="37B66DB5" w14:textId="08414AD0" w:rsidR="008B20DB" w:rsidRPr="002E48C9" w:rsidRDefault="00016490" w:rsidP="00293FCA">
            <w:pPr>
              <w:spacing w:line="360" w:lineRule="auto"/>
              <w:rPr>
                <w:rFonts w:ascii="Times" w:hAnsi="Times"/>
                <w:color w:val="000000" w:themeColor="text1"/>
                <w:lang w:val="en-US"/>
              </w:rPr>
            </w:pPr>
            <w:r w:rsidRPr="002E48C9">
              <w:rPr>
                <w:rFonts w:ascii="Times" w:hAnsi="Times"/>
                <w:color w:val="000000" w:themeColor="text1"/>
                <w:lang w:val="en-US"/>
              </w:rPr>
              <w:t xml:space="preserve">  </w:t>
            </w:r>
            <w:r w:rsidR="009C7911" w:rsidRPr="002E48C9">
              <w:rPr>
                <w:rFonts w:ascii="Times" w:hAnsi="Times"/>
                <w:color w:val="000000" w:themeColor="text1"/>
                <w:lang w:val="en-US"/>
              </w:rPr>
              <w:t>2</w:t>
            </w:r>
            <w:r w:rsidR="00A82A8B" w:rsidRPr="002E48C9">
              <w:rPr>
                <w:rFonts w:ascii="Times" w:hAnsi="Times"/>
                <w:color w:val="000000" w:themeColor="text1"/>
                <w:lang w:val="en-US"/>
              </w:rPr>
              <w:t>,</w:t>
            </w:r>
            <w:r w:rsidR="009C7911" w:rsidRPr="002E48C9">
              <w:rPr>
                <w:rFonts w:ascii="Times" w:hAnsi="Times"/>
                <w:color w:val="000000" w:themeColor="text1"/>
                <w:lang w:val="en-US"/>
              </w:rPr>
              <w:t>450</w:t>
            </w:r>
            <w:r w:rsidR="00A82A8B" w:rsidRPr="002E48C9">
              <w:rPr>
                <w:rFonts w:ascii="Times" w:hAnsi="Times"/>
                <w:color w:val="000000" w:themeColor="text1"/>
                <w:lang w:val="en-US"/>
              </w:rPr>
              <w:t>,</w:t>
            </w:r>
            <w:r w:rsidR="009C7911" w:rsidRPr="002E48C9">
              <w:rPr>
                <w:rFonts w:ascii="Times" w:hAnsi="Times"/>
                <w:color w:val="000000" w:themeColor="text1"/>
                <w:lang w:val="en-US"/>
              </w:rPr>
              <w:t>255</w:t>
            </w:r>
          </w:p>
        </w:tc>
        <w:tc>
          <w:tcPr>
            <w:tcW w:w="2254" w:type="dxa"/>
          </w:tcPr>
          <w:p w14:paraId="6C9B876D" w14:textId="6CA2CE37" w:rsidR="008B20DB" w:rsidRPr="002E48C9" w:rsidRDefault="009C7911" w:rsidP="00293FCA">
            <w:pPr>
              <w:spacing w:line="360" w:lineRule="auto"/>
              <w:rPr>
                <w:rFonts w:ascii="Times" w:hAnsi="Times"/>
                <w:color w:val="000000" w:themeColor="text1"/>
                <w:lang w:val="en-US"/>
              </w:rPr>
            </w:pPr>
            <w:r w:rsidRPr="002E48C9">
              <w:rPr>
                <w:rFonts w:ascii="Times" w:hAnsi="Times"/>
                <w:color w:val="000000" w:themeColor="text1"/>
                <w:lang w:val="en-US"/>
              </w:rPr>
              <w:t>1.02</w:t>
            </w:r>
          </w:p>
        </w:tc>
      </w:tr>
    </w:tbl>
    <w:p w14:paraId="247C58E5" w14:textId="3991E70F" w:rsidR="00293FCA" w:rsidRPr="002E48C9" w:rsidRDefault="00F13DD8" w:rsidP="00B76F3D">
      <w:pPr>
        <w:spacing w:line="360" w:lineRule="auto"/>
        <w:rPr>
          <w:rFonts w:ascii="Times" w:hAnsi="Times"/>
          <w:color w:val="000000" w:themeColor="text1"/>
          <w:lang w:val="en-US"/>
        </w:rPr>
      </w:pPr>
      <w:r w:rsidRPr="002E48C9">
        <w:rPr>
          <w:rFonts w:ascii="Times" w:hAnsi="Times"/>
          <w:b/>
          <w:bCs/>
          <w:color w:val="000000" w:themeColor="text1"/>
          <w:lang w:val="en-US"/>
        </w:rPr>
        <w:br/>
      </w:r>
      <w:r w:rsidRPr="002E48C9">
        <w:rPr>
          <w:rFonts w:ascii="Times" w:hAnsi="Times"/>
          <w:color w:val="000000" w:themeColor="text1"/>
          <w:lang w:val="en-US"/>
        </w:rPr>
        <w:t>Table-3: Top uncertainty countries in the ordered list</w:t>
      </w:r>
    </w:p>
    <w:p w14:paraId="5FCAA515" w14:textId="77777777" w:rsidR="00BE7DBB" w:rsidRPr="002E48C9" w:rsidRDefault="00BE7DBB" w:rsidP="00B76F3D">
      <w:pPr>
        <w:spacing w:line="360" w:lineRule="auto"/>
        <w:rPr>
          <w:rFonts w:ascii="Times" w:hAnsi="Times"/>
          <w:color w:val="000000" w:themeColor="text1"/>
          <w:lang w:val="en-US"/>
        </w:rPr>
      </w:pPr>
    </w:p>
    <w:p w14:paraId="41650B91" w14:textId="0545E27F" w:rsidR="00416D94" w:rsidRPr="002E48C9" w:rsidRDefault="00416D94" w:rsidP="00B76F3D">
      <w:pPr>
        <w:spacing w:line="360" w:lineRule="auto"/>
        <w:rPr>
          <w:rFonts w:ascii="Times" w:hAnsi="Times"/>
          <w:b/>
          <w:bCs/>
          <w:color w:val="000000" w:themeColor="text1"/>
          <w:lang w:val="en-US"/>
        </w:rPr>
      </w:pPr>
      <w:r w:rsidRPr="002E48C9">
        <w:rPr>
          <w:rFonts w:ascii="Times" w:hAnsi="Times"/>
          <w:b/>
          <w:bCs/>
          <w:color w:val="000000" w:themeColor="text1"/>
          <w:lang w:val="en-US"/>
        </w:rPr>
        <w:lastRenderedPageBreak/>
        <w:t>3.7.</w:t>
      </w:r>
      <w:r w:rsidR="00460C6F" w:rsidRPr="002E48C9">
        <w:rPr>
          <w:rFonts w:ascii="Times" w:hAnsi="Times"/>
          <w:b/>
          <w:bCs/>
          <w:color w:val="000000" w:themeColor="text1"/>
          <w:lang w:val="en-US"/>
        </w:rPr>
        <w:t>4</w:t>
      </w:r>
      <w:r w:rsidR="00461270" w:rsidRPr="002E48C9">
        <w:rPr>
          <w:rFonts w:ascii="Times" w:hAnsi="Times"/>
          <w:b/>
          <w:bCs/>
          <w:color w:val="000000" w:themeColor="text1"/>
          <w:lang w:val="en-US"/>
        </w:rPr>
        <w:tab/>
      </w:r>
      <w:r w:rsidRPr="002E48C9">
        <w:rPr>
          <w:rFonts w:ascii="Times" w:hAnsi="Times"/>
          <w:b/>
          <w:bCs/>
          <w:color w:val="000000" w:themeColor="text1"/>
          <w:lang w:val="en-US"/>
        </w:rPr>
        <w:t>Lowest 10 uncertainty countries</w:t>
      </w:r>
      <w:r w:rsidR="00460C6F" w:rsidRPr="002E48C9">
        <w:rPr>
          <w:rFonts w:ascii="Times" w:hAnsi="Times"/>
          <w:b/>
          <w:bCs/>
          <w:color w:val="000000" w:themeColor="text1"/>
          <w:lang w:val="en-US"/>
        </w:rPr>
        <w:t xml:space="preserve"> using MLP model</w:t>
      </w:r>
    </w:p>
    <w:tbl>
      <w:tblPr>
        <w:tblStyle w:val="TableGrid"/>
        <w:tblW w:w="0" w:type="auto"/>
        <w:tblLook w:val="04A0" w:firstRow="1" w:lastRow="0" w:firstColumn="1" w:lastColumn="0" w:noHBand="0" w:noVBand="1"/>
      </w:tblPr>
      <w:tblGrid>
        <w:gridCol w:w="2254"/>
        <w:gridCol w:w="2254"/>
        <w:gridCol w:w="2254"/>
        <w:gridCol w:w="2254"/>
      </w:tblGrid>
      <w:tr w:rsidR="002E48C9" w:rsidRPr="002E48C9" w14:paraId="1FA01A28" w14:textId="77777777" w:rsidTr="00B67CEF">
        <w:tc>
          <w:tcPr>
            <w:tcW w:w="2254" w:type="dxa"/>
            <w:shd w:val="clear" w:color="auto" w:fill="E7E6E6" w:themeFill="background2"/>
          </w:tcPr>
          <w:p w14:paraId="7710F18E"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2254" w:type="dxa"/>
            <w:shd w:val="clear" w:color="auto" w:fill="E7E6E6" w:themeFill="background2"/>
          </w:tcPr>
          <w:p w14:paraId="600FC7C0" w14:textId="47B13D26"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Actual</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586EF1A2" w14:textId="75BCB093"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Predicted</w:t>
            </w:r>
            <w:r w:rsidR="00016490" w:rsidRPr="002E48C9">
              <w:rPr>
                <w:rFonts w:ascii="Times" w:hAnsi="Times"/>
                <w:b/>
                <w:bCs/>
                <w:color w:val="000000" w:themeColor="text1"/>
                <w:lang w:val="en-US"/>
              </w:rPr>
              <w:t xml:space="preserve"> Count</w:t>
            </w:r>
          </w:p>
        </w:tc>
        <w:tc>
          <w:tcPr>
            <w:tcW w:w="2254" w:type="dxa"/>
            <w:shd w:val="clear" w:color="auto" w:fill="E7E6E6" w:themeFill="background2"/>
          </w:tcPr>
          <w:p w14:paraId="3338A85F" w14:textId="77777777" w:rsidR="0077687F" w:rsidRPr="002E48C9" w:rsidRDefault="0077687F" w:rsidP="00B67CEF">
            <w:pPr>
              <w:spacing w:line="276" w:lineRule="auto"/>
              <w:rPr>
                <w:rFonts w:ascii="Times" w:hAnsi="Times"/>
                <w:b/>
                <w:bCs/>
                <w:color w:val="000000" w:themeColor="text1"/>
                <w:lang w:val="en-US"/>
              </w:rPr>
            </w:pPr>
            <w:r w:rsidRPr="002E48C9">
              <w:rPr>
                <w:rFonts w:ascii="Times" w:hAnsi="Times"/>
                <w:b/>
                <w:bCs/>
                <w:color w:val="000000" w:themeColor="text1"/>
                <w:lang w:val="en-US"/>
              </w:rPr>
              <w:t>Uncertainty</w:t>
            </w:r>
          </w:p>
        </w:tc>
      </w:tr>
      <w:tr w:rsidR="002E48C9" w:rsidRPr="002E48C9" w14:paraId="749BDBFF" w14:textId="77777777" w:rsidTr="0077687F">
        <w:tc>
          <w:tcPr>
            <w:tcW w:w="2254" w:type="dxa"/>
            <w:shd w:val="clear" w:color="auto" w:fill="FFFFFF" w:themeFill="background1"/>
          </w:tcPr>
          <w:p w14:paraId="5FAF8390" w14:textId="1B202F80"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Qatar</w:t>
            </w:r>
          </w:p>
        </w:tc>
        <w:tc>
          <w:tcPr>
            <w:tcW w:w="2254" w:type="dxa"/>
            <w:shd w:val="clear" w:color="auto" w:fill="FFFFFF" w:themeFill="background1"/>
          </w:tcPr>
          <w:p w14:paraId="6B571662" w14:textId="383CE5CB"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00CF605B" w:rsidRPr="002E48C9">
              <w:rPr>
                <w:rFonts w:ascii="Times" w:hAnsi="Times"/>
                <w:color w:val="000000" w:themeColor="text1"/>
                <w:lang w:val="en-US"/>
              </w:rPr>
              <w:t>,</w:t>
            </w:r>
            <w:r w:rsidR="00B16B52" w:rsidRPr="002E48C9">
              <w:rPr>
                <w:rFonts w:ascii="Times" w:hAnsi="Times"/>
                <w:color w:val="000000" w:themeColor="text1"/>
                <w:lang w:val="en-US"/>
              </w:rPr>
              <w:t>256</w:t>
            </w:r>
          </w:p>
        </w:tc>
        <w:tc>
          <w:tcPr>
            <w:tcW w:w="2254" w:type="dxa"/>
            <w:shd w:val="clear" w:color="auto" w:fill="FFFFFF" w:themeFill="background1"/>
          </w:tcPr>
          <w:p w14:paraId="07029D19" w14:textId="17B0050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36</w:t>
            </w:r>
            <w:r w:rsidRPr="002E48C9">
              <w:rPr>
                <w:rFonts w:ascii="Times" w:hAnsi="Times"/>
                <w:color w:val="000000" w:themeColor="text1"/>
                <w:lang w:val="en-US"/>
              </w:rPr>
              <w:t>,</w:t>
            </w:r>
            <w:r w:rsidR="00B16B52" w:rsidRPr="002E48C9">
              <w:rPr>
                <w:rFonts w:ascii="Times" w:hAnsi="Times"/>
                <w:color w:val="000000" w:themeColor="text1"/>
                <w:lang w:val="en-US"/>
              </w:rPr>
              <w:t>796</w:t>
            </w:r>
          </w:p>
        </w:tc>
        <w:tc>
          <w:tcPr>
            <w:tcW w:w="2254" w:type="dxa"/>
            <w:shd w:val="clear" w:color="auto" w:fill="FFFFFF" w:themeFill="background1"/>
          </w:tcPr>
          <w:p w14:paraId="0A51865A" w14:textId="5FC7197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13</w:t>
            </w:r>
          </w:p>
        </w:tc>
      </w:tr>
      <w:tr w:rsidR="002E48C9" w:rsidRPr="002E48C9" w14:paraId="15A94C44" w14:textId="77777777" w:rsidTr="0077687F">
        <w:tc>
          <w:tcPr>
            <w:tcW w:w="2254" w:type="dxa"/>
            <w:shd w:val="clear" w:color="auto" w:fill="FFFFFF" w:themeFill="background1"/>
          </w:tcPr>
          <w:p w14:paraId="488635D6" w14:textId="0635E720" w:rsidR="0077687F" w:rsidRPr="002E48C9" w:rsidRDefault="00B16B52" w:rsidP="00B214CF">
            <w:pPr>
              <w:spacing w:line="360" w:lineRule="auto"/>
              <w:rPr>
                <w:rFonts w:ascii="Times" w:hAnsi="Times"/>
                <w:color w:val="000000" w:themeColor="text1"/>
                <w:lang w:val="en-US"/>
              </w:rPr>
            </w:pPr>
            <w:r w:rsidRPr="002E48C9">
              <w:rPr>
                <w:rFonts w:ascii="Times" w:hAnsi="Times"/>
                <w:color w:val="000000" w:themeColor="text1"/>
                <w:lang w:val="en-US"/>
              </w:rPr>
              <w:t>Albania</w:t>
            </w:r>
          </w:p>
        </w:tc>
        <w:tc>
          <w:tcPr>
            <w:tcW w:w="2254" w:type="dxa"/>
            <w:shd w:val="clear" w:color="auto" w:fill="FFFFFF" w:themeFill="background1"/>
          </w:tcPr>
          <w:p w14:paraId="5FCC3618" w14:textId="5399C34D" w:rsidR="0077687F" w:rsidRPr="002E48C9" w:rsidRDefault="00073B1E"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62</w:t>
            </w:r>
            <w:r w:rsidR="00CF605B" w:rsidRPr="002E48C9">
              <w:rPr>
                <w:rFonts w:ascii="Times" w:hAnsi="Times"/>
                <w:color w:val="000000" w:themeColor="text1"/>
                <w:lang w:val="en-US"/>
              </w:rPr>
              <w:t>,</w:t>
            </w:r>
            <w:r w:rsidR="00B16B52" w:rsidRPr="002E48C9">
              <w:rPr>
                <w:rFonts w:ascii="Times" w:hAnsi="Times"/>
                <w:color w:val="000000" w:themeColor="text1"/>
                <w:lang w:val="en-US"/>
              </w:rPr>
              <w:t>292</w:t>
            </w:r>
          </w:p>
        </w:tc>
        <w:tc>
          <w:tcPr>
            <w:tcW w:w="2254" w:type="dxa"/>
            <w:shd w:val="clear" w:color="auto" w:fill="FFFFFF" w:themeFill="background1"/>
          </w:tcPr>
          <w:p w14:paraId="38443161" w14:textId="78EFF6F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65</w:t>
            </w:r>
            <w:r w:rsidRPr="002E48C9">
              <w:rPr>
                <w:rFonts w:ascii="Times" w:hAnsi="Times"/>
                <w:color w:val="000000" w:themeColor="text1"/>
                <w:lang w:val="en-US"/>
              </w:rPr>
              <w:t>,</w:t>
            </w:r>
            <w:r w:rsidR="00B16B52" w:rsidRPr="002E48C9">
              <w:rPr>
                <w:rFonts w:ascii="Times" w:hAnsi="Times"/>
                <w:color w:val="000000" w:themeColor="text1"/>
                <w:lang w:val="en-US"/>
              </w:rPr>
              <w:t>515</w:t>
            </w:r>
          </w:p>
        </w:tc>
        <w:tc>
          <w:tcPr>
            <w:tcW w:w="2254" w:type="dxa"/>
            <w:shd w:val="clear" w:color="auto" w:fill="FFFFFF" w:themeFill="background1"/>
          </w:tcPr>
          <w:p w14:paraId="2B2716FA" w14:textId="7E78F176"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16B52" w:rsidRPr="002E48C9">
              <w:rPr>
                <w:rFonts w:ascii="Times" w:hAnsi="Times"/>
                <w:color w:val="000000" w:themeColor="text1"/>
                <w:lang w:val="en-US"/>
              </w:rPr>
              <w:t>16</w:t>
            </w:r>
          </w:p>
        </w:tc>
      </w:tr>
      <w:tr w:rsidR="002E48C9" w:rsidRPr="002E48C9" w14:paraId="4E079172" w14:textId="77777777" w:rsidTr="0077687F">
        <w:tc>
          <w:tcPr>
            <w:tcW w:w="2254" w:type="dxa"/>
            <w:shd w:val="clear" w:color="auto" w:fill="FFFFFF" w:themeFill="background1"/>
          </w:tcPr>
          <w:p w14:paraId="13F38675" w14:textId="3C871DA1" w:rsidR="0077687F" w:rsidRPr="002E48C9" w:rsidRDefault="00B16B52" w:rsidP="0077687F">
            <w:pPr>
              <w:spacing w:line="276" w:lineRule="auto"/>
              <w:rPr>
                <w:rFonts w:ascii="Times" w:hAnsi="Times"/>
                <w:color w:val="000000" w:themeColor="text1"/>
                <w:lang w:val="en-US"/>
              </w:rPr>
            </w:pPr>
            <w:r w:rsidRPr="002E48C9">
              <w:rPr>
                <w:rFonts w:ascii="Times" w:hAnsi="Times"/>
                <w:color w:val="000000" w:themeColor="text1"/>
                <w:lang w:val="en-US"/>
              </w:rPr>
              <w:t>Estonia</w:t>
            </w:r>
          </w:p>
        </w:tc>
        <w:tc>
          <w:tcPr>
            <w:tcW w:w="2254" w:type="dxa"/>
            <w:shd w:val="clear" w:color="auto" w:fill="FFFFFF" w:themeFill="background1"/>
          </w:tcPr>
          <w:p w14:paraId="007A01D0" w14:textId="057AA329"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90</w:t>
            </w:r>
            <w:r w:rsidRPr="002E48C9">
              <w:rPr>
                <w:rFonts w:ascii="Times" w:hAnsi="Times"/>
                <w:color w:val="000000" w:themeColor="text1"/>
                <w:lang w:val="en-US"/>
              </w:rPr>
              <w:t>,</w:t>
            </w:r>
            <w:r w:rsidR="00B16B52" w:rsidRPr="002E48C9">
              <w:rPr>
                <w:rFonts w:ascii="Times" w:hAnsi="Times"/>
                <w:color w:val="000000" w:themeColor="text1"/>
                <w:lang w:val="en-US"/>
              </w:rPr>
              <w:t>950</w:t>
            </w:r>
          </w:p>
        </w:tc>
        <w:tc>
          <w:tcPr>
            <w:tcW w:w="2254" w:type="dxa"/>
            <w:shd w:val="clear" w:color="auto" w:fill="FFFFFF" w:themeFill="background1"/>
          </w:tcPr>
          <w:p w14:paraId="63A42ABA" w14:textId="40B0BB3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B16B52" w:rsidRPr="002E48C9">
              <w:rPr>
                <w:rFonts w:ascii="Times" w:hAnsi="Times"/>
                <w:color w:val="000000" w:themeColor="text1"/>
                <w:lang w:val="en-US"/>
              </w:rPr>
              <w:t>89</w:t>
            </w:r>
            <w:r w:rsidRPr="002E48C9">
              <w:rPr>
                <w:rFonts w:ascii="Times" w:hAnsi="Times"/>
                <w:color w:val="000000" w:themeColor="text1"/>
                <w:lang w:val="en-US"/>
              </w:rPr>
              <w:t>,</w:t>
            </w:r>
            <w:r w:rsidR="00B16B52" w:rsidRPr="002E48C9">
              <w:rPr>
                <w:rFonts w:ascii="Times" w:hAnsi="Times"/>
                <w:color w:val="000000" w:themeColor="text1"/>
                <w:lang w:val="en-US"/>
              </w:rPr>
              <w:t>900</w:t>
            </w:r>
          </w:p>
        </w:tc>
        <w:tc>
          <w:tcPr>
            <w:tcW w:w="2254" w:type="dxa"/>
            <w:shd w:val="clear" w:color="auto" w:fill="FFFFFF" w:themeFill="background1"/>
          </w:tcPr>
          <w:p w14:paraId="2C081B2E" w14:textId="5FC672AC"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17</w:t>
            </w:r>
          </w:p>
        </w:tc>
      </w:tr>
      <w:tr w:rsidR="002E48C9" w:rsidRPr="002E48C9" w14:paraId="304EB33F" w14:textId="77777777" w:rsidTr="0077687F">
        <w:tc>
          <w:tcPr>
            <w:tcW w:w="2254" w:type="dxa"/>
            <w:shd w:val="clear" w:color="auto" w:fill="FFFFFF" w:themeFill="background1"/>
          </w:tcPr>
          <w:p w14:paraId="5DE923AC" w14:textId="387B9BA6"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Egypt</w:t>
            </w:r>
          </w:p>
        </w:tc>
        <w:tc>
          <w:tcPr>
            <w:tcW w:w="2254" w:type="dxa"/>
            <w:shd w:val="clear" w:color="auto" w:fill="FFFFFF" w:themeFill="background1"/>
          </w:tcPr>
          <w:p w14:paraId="540A730C" w14:textId="433F3284"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118</w:t>
            </w:r>
            <w:r w:rsidR="00CF605B" w:rsidRPr="002E48C9">
              <w:rPr>
                <w:rFonts w:ascii="Times" w:hAnsi="Times"/>
                <w:color w:val="000000" w:themeColor="text1"/>
                <w:lang w:val="en-US"/>
              </w:rPr>
              <w:t>,</w:t>
            </w:r>
            <w:r w:rsidRPr="002E48C9">
              <w:rPr>
                <w:rFonts w:ascii="Times" w:hAnsi="Times"/>
                <w:color w:val="000000" w:themeColor="text1"/>
                <w:lang w:val="en-US"/>
              </w:rPr>
              <w:t>376</w:t>
            </w:r>
          </w:p>
        </w:tc>
        <w:tc>
          <w:tcPr>
            <w:tcW w:w="2254" w:type="dxa"/>
            <w:shd w:val="clear" w:color="auto" w:fill="FFFFFF" w:themeFill="background1"/>
          </w:tcPr>
          <w:p w14:paraId="2FEC6CFA" w14:textId="46147C88"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124</w:t>
            </w:r>
            <w:r w:rsidR="00CF605B" w:rsidRPr="002E48C9">
              <w:rPr>
                <w:rFonts w:ascii="Times" w:hAnsi="Times"/>
                <w:color w:val="000000" w:themeColor="text1"/>
                <w:lang w:val="en-US"/>
              </w:rPr>
              <w:t>,</w:t>
            </w:r>
            <w:r w:rsidRPr="002E48C9">
              <w:rPr>
                <w:rFonts w:ascii="Times" w:hAnsi="Times"/>
                <w:color w:val="000000" w:themeColor="text1"/>
                <w:lang w:val="en-US"/>
              </w:rPr>
              <w:t>175</w:t>
            </w:r>
          </w:p>
        </w:tc>
        <w:tc>
          <w:tcPr>
            <w:tcW w:w="2254" w:type="dxa"/>
            <w:shd w:val="clear" w:color="auto" w:fill="FFFFFF" w:themeFill="background1"/>
          </w:tcPr>
          <w:p w14:paraId="1C1D6F97" w14:textId="0B9E6E92"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BF1CD2" w:rsidRPr="002E48C9">
              <w:rPr>
                <w:rFonts w:ascii="Times" w:hAnsi="Times"/>
                <w:color w:val="000000" w:themeColor="text1"/>
                <w:lang w:val="en-US"/>
              </w:rPr>
              <w:t>19</w:t>
            </w:r>
          </w:p>
        </w:tc>
      </w:tr>
      <w:tr w:rsidR="002E48C9" w:rsidRPr="002E48C9" w14:paraId="5ACB80EB" w14:textId="77777777" w:rsidTr="0077687F">
        <w:tc>
          <w:tcPr>
            <w:tcW w:w="2254" w:type="dxa"/>
            <w:shd w:val="clear" w:color="auto" w:fill="FFFFFF" w:themeFill="background1"/>
          </w:tcPr>
          <w:p w14:paraId="2158D8D3" w14:textId="3FE1D507"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Moldova</w:t>
            </w:r>
          </w:p>
        </w:tc>
        <w:tc>
          <w:tcPr>
            <w:tcW w:w="2254" w:type="dxa"/>
            <w:shd w:val="clear" w:color="auto" w:fill="FFFFFF" w:themeFill="background1"/>
          </w:tcPr>
          <w:p w14:paraId="6882C81A" w14:textId="1D3A1AC5"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103</w:t>
            </w:r>
            <w:r w:rsidR="00CF605B" w:rsidRPr="002E48C9">
              <w:rPr>
                <w:rFonts w:ascii="Times" w:hAnsi="Times"/>
                <w:color w:val="000000" w:themeColor="text1"/>
                <w:lang w:val="en-US"/>
              </w:rPr>
              <w:t>,</w:t>
            </w:r>
            <w:r w:rsidRPr="002E48C9">
              <w:rPr>
                <w:rFonts w:ascii="Times" w:hAnsi="Times"/>
                <w:color w:val="000000" w:themeColor="text1"/>
                <w:lang w:val="en-US"/>
              </w:rPr>
              <w:t>270</w:t>
            </w:r>
          </w:p>
        </w:tc>
        <w:tc>
          <w:tcPr>
            <w:tcW w:w="2254" w:type="dxa"/>
            <w:shd w:val="clear" w:color="auto" w:fill="FFFFFF" w:themeFill="background1"/>
          </w:tcPr>
          <w:p w14:paraId="7C438926" w14:textId="1AFA3AA9" w:rsidR="0077687F" w:rsidRPr="002E48C9" w:rsidRDefault="00BF1CD2" w:rsidP="0077687F">
            <w:pPr>
              <w:spacing w:line="276" w:lineRule="auto"/>
              <w:rPr>
                <w:rFonts w:ascii="Times" w:hAnsi="Times"/>
                <w:color w:val="000000" w:themeColor="text1"/>
                <w:lang w:val="en-US"/>
              </w:rPr>
            </w:pPr>
            <w:r w:rsidRPr="002E48C9">
              <w:rPr>
                <w:rFonts w:ascii="Times" w:hAnsi="Times"/>
                <w:color w:val="000000" w:themeColor="text1"/>
                <w:lang w:val="en-US"/>
              </w:rPr>
              <w:t>101</w:t>
            </w:r>
            <w:r w:rsidR="00CF605B" w:rsidRPr="002E48C9">
              <w:rPr>
                <w:rFonts w:ascii="Times" w:hAnsi="Times"/>
                <w:color w:val="000000" w:themeColor="text1"/>
                <w:lang w:val="en-US"/>
              </w:rPr>
              <w:t>,</w:t>
            </w:r>
            <w:r w:rsidRPr="002E48C9">
              <w:rPr>
                <w:rFonts w:ascii="Times" w:hAnsi="Times"/>
                <w:color w:val="000000" w:themeColor="text1"/>
                <w:lang w:val="en-US"/>
              </w:rPr>
              <w:t>832</w:t>
            </w:r>
          </w:p>
        </w:tc>
        <w:tc>
          <w:tcPr>
            <w:tcW w:w="2254" w:type="dxa"/>
            <w:shd w:val="clear" w:color="auto" w:fill="FFFFFF" w:themeFill="background1"/>
          </w:tcPr>
          <w:p w14:paraId="45F172BC" w14:textId="0A3D16B9"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0.01</w:t>
            </w:r>
            <w:r w:rsidR="00DD56B8" w:rsidRPr="002E48C9">
              <w:rPr>
                <w:rFonts w:ascii="Times" w:hAnsi="Times"/>
                <w:color w:val="000000" w:themeColor="text1"/>
                <w:lang w:val="en-US"/>
              </w:rPr>
              <w:t>9</w:t>
            </w:r>
          </w:p>
        </w:tc>
      </w:tr>
      <w:tr w:rsidR="002E48C9" w:rsidRPr="002E48C9" w14:paraId="6BBD9FA0" w14:textId="77777777" w:rsidTr="0077687F">
        <w:tc>
          <w:tcPr>
            <w:tcW w:w="2254" w:type="dxa"/>
            <w:shd w:val="clear" w:color="auto" w:fill="FFFFFF" w:themeFill="background1"/>
          </w:tcPr>
          <w:p w14:paraId="46510486" w14:textId="6B7640EC"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Australia</w:t>
            </w:r>
          </w:p>
        </w:tc>
        <w:tc>
          <w:tcPr>
            <w:tcW w:w="2254" w:type="dxa"/>
            <w:shd w:val="clear" w:color="auto" w:fill="FFFFFF" w:themeFill="background1"/>
          </w:tcPr>
          <w:p w14:paraId="2D276E22" w14:textId="5921C2DE"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161</w:t>
            </w:r>
            <w:r w:rsidR="00CF605B" w:rsidRPr="002E48C9">
              <w:rPr>
                <w:rFonts w:ascii="Times" w:hAnsi="Times"/>
                <w:color w:val="000000" w:themeColor="text1"/>
                <w:lang w:val="en-US"/>
              </w:rPr>
              <w:t>,</w:t>
            </w:r>
            <w:r w:rsidRPr="002E48C9">
              <w:rPr>
                <w:rFonts w:ascii="Times" w:hAnsi="Times"/>
                <w:color w:val="000000" w:themeColor="text1"/>
                <w:lang w:val="en-US"/>
              </w:rPr>
              <w:t>819</w:t>
            </w:r>
          </w:p>
        </w:tc>
        <w:tc>
          <w:tcPr>
            <w:tcW w:w="2254" w:type="dxa"/>
            <w:shd w:val="clear" w:color="auto" w:fill="FFFFFF" w:themeFill="background1"/>
          </w:tcPr>
          <w:p w14:paraId="5CB8E5F1" w14:textId="0CA9234A"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147</w:t>
            </w:r>
            <w:r w:rsidR="00CF605B" w:rsidRPr="002E48C9">
              <w:rPr>
                <w:rFonts w:ascii="Times" w:hAnsi="Times"/>
                <w:color w:val="000000" w:themeColor="text1"/>
                <w:lang w:val="en-US"/>
              </w:rPr>
              <w:t>,</w:t>
            </w:r>
            <w:r w:rsidRPr="002E48C9">
              <w:rPr>
                <w:rFonts w:ascii="Times" w:hAnsi="Times"/>
                <w:color w:val="000000" w:themeColor="text1"/>
                <w:lang w:val="en-US"/>
              </w:rPr>
              <w:t>134</w:t>
            </w:r>
          </w:p>
        </w:tc>
        <w:tc>
          <w:tcPr>
            <w:tcW w:w="2254" w:type="dxa"/>
            <w:shd w:val="clear" w:color="auto" w:fill="FFFFFF" w:themeFill="background1"/>
          </w:tcPr>
          <w:p w14:paraId="3C5A355A" w14:textId="181DDE65"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21</w:t>
            </w:r>
          </w:p>
        </w:tc>
      </w:tr>
      <w:tr w:rsidR="002E48C9" w:rsidRPr="002E48C9" w14:paraId="3D2747C3" w14:textId="77777777" w:rsidTr="0077687F">
        <w:tc>
          <w:tcPr>
            <w:tcW w:w="2254" w:type="dxa"/>
            <w:shd w:val="clear" w:color="auto" w:fill="FFFFFF" w:themeFill="background1"/>
          </w:tcPr>
          <w:p w14:paraId="3104B524" w14:textId="2EF921A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Algeria</w:t>
            </w:r>
          </w:p>
        </w:tc>
        <w:tc>
          <w:tcPr>
            <w:tcW w:w="2254" w:type="dxa"/>
            <w:shd w:val="clear" w:color="auto" w:fill="FFFFFF" w:themeFill="background1"/>
          </w:tcPr>
          <w:p w14:paraId="1CA5E40C" w14:textId="76937AFC"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86</w:t>
            </w:r>
            <w:r w:rsidRPr="002E48C9">
              <w:rPr>
                <w:rFonts w:ascii="Times" w:hAnsi="Times"/>
                <w:color w:val="000000" w:themeColor="text1"/>
                <w:lang w:val="en-US"/>
              </w:rPr>
              <w:t>,</w:t>
            </w:r>
            <w:r w:rsidR="00DD56B8" w:rsidRPr="002E48C9">
              <w:rPr>
                <w:rFonts w:ascii="Times" w:hAnsi="Times"/>
                <w:color w:val="000000" w:themeColor="text1"/>
                <w:lang w:val="en-US"/>
              </w:rPr>
              <w:t>238</w:t>
            </w:r>
          </w:p>
        </w:tc>
        <w:tc>
          <w:tcPr>
            <w:tcW w:w="2254" w:type="dxa"/>
            <w:shd w:val="clear" w:color="auto" w:fill="FFFFFF" w:themeFill="background1"/>
          </w:tcPr>
          <w:p w14:paraId="232A5C27" w14:textId="5E0A9518"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82</w:t>
            </w:r>
            <w:r w:rsidRPr="002E48C9">
              <w:rPr>
                <w:rFonts w:ascii="Times" w:hAnsi="Times"/>
                <w:color w:val="000000" w:themeColor="text1"/>
                <w:lang w:val="en-US"/>
              </w:rPr>
              <w:t>,</w:t>
            </w:r>
            <w:r w:rsidR="00DD56B8" w:rsidRPr="002E48C9">
              <w:rPr>
                <w:rFonts w:ascii="Times" w:hAnsi="Times"/>
                <w:color w:val="000000" w:themeColor="text1"/>
                <w:lang w:val="en-US"/>
              </w:rPr>
              <w:t>121</w:t>
            </w:r>
          </w:p>
        </w:tc>
        <w:tc>
          <w:tcPr>
            <w:tcW w:w="2254" w:type="dxa"/>
            <w:shd w:val="clear" w:color="auto" w:fill="FFFFFF" w:themeFill="background1"/>
          </w:tcPr>
          <w:p w14:paraId="2B1E1C0F" w14:textId="61AAB53A" w:rsidR="0077687F" w:rsidRPr="002E48C9" w:rsidRDefault="00B214CF"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22</w:t>
            </w:r>
          </w:p>
        </w:tc>
      </w:tr>
      <w:tr w:rsidR="002E48C9" w:rsidRPr="002E48C9" w14:paraId="69BEC5B3" w14:textId="77777777" w:rsidTr="0077687F">
        <w:tc>
          <w:tcPr>
            <w:tcW w:w="2254" w:type="dxa"/>
            <w:shd w:val="clear" w:color="auto" w:fill="FFFFFF" w:themeFill="background1"/>
          </w:tcPr>
          <w:p w14:paraId="0914126E" w14:textId="6F9617E3"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Singapore</w:t>
            </w:r>
          </w:p>
        </w:tc>
        <w:tc>
          <w:tcPr>
            <w:tcW w:w="2254" w:type="dxa"/>
            <w:shd w:val="clear" w:color="auto" w:fill="FFFFFF" w:themeFill="background1"/>
          </w:tcPr>
          <w:p w14:paraId="6213B1A4" w14:textId="7C3780B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178</w:t>
            </w:r>
            <w:r w:rsidR="00CF605B" w:rsidRPr="002E48C9">
              <w:rPr>
                <w:rFonts w:ascii="Times" w:hAnsi="Times"/>
                <w:color w:val="000000" w:themeColor="text1"/>
                <w:lang w:val="en-US"/>
              </w:rPr>
              <w:t>,</w:t>
            </w:r>
            <w:r w:rsidRPr="002E48C9">
              <w:rPr>
                <w:rFonts w:ascii="Times" w:hAnsi="Times"/>
                <w:color w:val="000000" w:themeColor="text1"/>
                <w:lang w:val="en-US"/>
              </w:rPr>
              <w:t>151</w:t>
            </w:r>
          </w:p>
        </w:tc>
        <w:tc>
          <w:tcPr>
            <w:tcW w:w="2254" w:type="dxa"/>
            <w:shd w:val="clear" w:color="auto" w:fill="FFFFFF" w:themeFill="background1"/>
          </w:tcPr>
          <w:p w14:paraId="2892DCD0" w14:textId="348DED25"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175</w:t>
            </w:r>
            <w:r w:rsidR="00CF605B" w:rsidRPr="002E48C9">
              <w:rPr>
                <w:rFonts w:ascii="Times" w:hAnsi="Times"/>
                <w:color w:val="000000" w:themeColor="text1"/>
                <w:lang w:val="en-US"/>
              </w:rPr>
              <w:t>,</w:t>
            </w:r>
            <w:r w:rsidRPr="002E48C9">
              <w:rPr>
                <w:rFonts w:ascii="Times" w:hAnsi="Times"/>
                <w:color w:val="000000" w:themeColor="text1"/>
                <w:lang w:val="en-US"/>
              </w:rPr>
              <w:t>400</w:t>
            </w:r>
          </w:p>
        </w:tc>
        <w:tc>
          <w:tcPr>
            <w:tcW w:w="2254" w:type="dxa"/>
            <w:shd w:val="clear" w:color="auto" w:fill="FFFFFF" w:themeFill="background1"/>
          </w:tcPr>
          <w:p w14:paraId="252DD12F" w14:textId="1247AA75"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25</w:t>
            </w:r>
          </w:p>
        </w:tc>
      </w:tr>
      <w:tr w:rsidR="002E48C9" w:rsidRPr="002E48C9" w14:paraId="56889271" w14:textId="77777777" w:rsidTr="0077687F">
        <w:tc>
          <w:tcPr>
            <w:tcW w:w="2254" w:type="dxa"/>
            <w:shd w:val="clear" w:color="auto" w:fill="FFFFFF" w:themeFill="background1"/>
          </w:tcPr>
          <w:p w14:paraId="631B88E3" w14:textId="4855AA6F"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North Macedonia</w:t>
            </w:r>
          </w:p>
        </w:tc>
        <w:tc>
          <w:tcPr>
            <w:tcW w:w="2254" w:type="dxa"/>
            <w:shd w:val="clear" w:color="auto" w:fill="FFFFFF" w:themeFill="background1"/>
          </w:tcPr>
          <w:p w14:paraId="325F4EEC" w14:textId="13B310F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447</w:t>
            </w:r>
          </w:p>
        </w:tc>
        <w:tc>
          <w:tcPr>
            <w:tcW w:w="2254" w:type="dxa"/>
            <w:shd w:val="clear" w:color="auto" w:fill="FFFFFF" w:themeFill="background1"/>
          </w:tcPr>
          <w:p w14:paraId="0D638124" w14:textId="092C8D57" w:rsidR="0077687F" w:rsidRPr="002E48C9" w:rsidRDefault="00CF605B" w:rsidP="0077687F">
            <w:pPr>
              <w:spacing w:line="276" w:lineRule="auto"/>
              <w:rPr>
                <w:rFonts w:ascii="Times" w:hAnsi="Times"/>
                <w:color w:val="000000" w:themeColor="text1"/>
                <w:lang w:val="en-US"/>
              </w:rPr>
            </w:pPr>
            <w:r w:rsidRPr="002E48C9">
              <w:rPr>
                <w:rFonts w:ascii="Times" w:hAnsi="Times"/>
                <w:color w:val="000000" w:themeColor="text1"/>
                <w:lang w:val="en-US"/>
              </w:rPr>
              <w:t xml:space="preserve">  </w:t>
            </w:r>
            <w:r w:rsidR="00DD56B8" w:rsidRPr="002E48C9">
              <w:rPr>
                <w:rFonts w:ascii="Times" w:hAnsi="Times"/>
                <w:color w:val="000000" w:themeColor="text1"/>
                <w:lang w:val="en-US"/>
              </w:rPr>
              <w:t>57</w:t>
            </w:r>
            <w:r w:rsidRPr="002E48C9">
              <w:rPr>
                <w:rFonts w:ascii="Times" w:hAnsi="Times"/>
                <w:color w:val="000000" w:themeColor="text1"/>
                <w:lang w:val="en-US"/>
              </w:rPr>
              <w:t>,</w:t>
            </w:r>
            <w:r w:rsidR="00DD56B8" w:rsidRPr="002E48C9">
              <w:rPr>
                <w:rFonts w:ascii="Times" w:hAnsi="Times"/>
                <w:color w:val="000000" w:themeColor="text1"/>
                <w:lang w:val="en-US"/>
              </w:rPr>
              <w:t>420</w:t>
            </w:r>
          </w:p>
        </w:tc>
        <w:tc>
          <w:tcPr>
            <w:tcW w:w="2254" w:type="dxa"/>
            <w:shd w:val="clear" w:color="auto" w:fill="FFFFFF" w:themeFill="background1"/>
          </w:tcPr>
          <w:p w14:paraId="3D5DE78B" w14:textId="719E240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r w:rsidR="002E48C9" w:rsidRPr="002E48C9" w14:paraId="6AB19F4C" w14:textId="77777777" w:rsidTr="0077687F">
        <w:tc>
          <w:tcPr>
            <w:tcW w:w="2254" w:type="dxa"/>
            <w:shd w:val="clear" w:color="auto" w:fill="FFFFFF" w:themeFill="background1"/>
          </w:tcPr>
          <w:p w14:paraId="5421064E" w14:textId="6534A0D9"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South Korea</w:t>
            </w:r>
          </w:p>
        </w:tc>
        <w:tc>
          <w:tcPr>
            <w:tcW w:w="2254" w:type="dxa"/>
            <w:shd w:val="clear" w:color="auto" w:fill="FFFFFF" w:themeFill="background1"/>
          </w:tcPr>
          <w:p w14:paraId="11FBB34F" w14:textId="1B50C6F8"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277</w:t>
            </w:r>
            <w:r w:rsidR="00CF605B" w:rsidRPr="002E48C9">
              <w:rPr>
                <w:rFonts w:ascii="Times" w:hAnsi="Times"/>
                <w:color w:val="000000" w:themeColor="text1"/>
                <w:lang w:val="en-US"/>
              </w:rPr>
              <w:t>,</w:t>
            </w:r>
            <w:r w:rsidRPr="002E48C9">
              <w:rPr>
                <w:rFonts w:ascii="Times" w:hAnsi="Times"/>
                <w:color w:val="000000" w:themeColor="text1"/>
                <w:lang w:val="en-US"/>
              </w:rPr>
              <w:t>584</w:t>
            </w:r>
          </w:p>
        </w:tc>
        <w:tc>
          <w:tcPr>
            <w:tcW w:w="2254" w:type="dxa"/>
            <w:shd w:val="clear" w:color="auto" w:fill="FFFFFF" w:themeFill="background1"/>
          </w:tcPr>
          <w:p w14:paraId="001A906E" w14:textId="0C18460D" w:rsidR="0077687F" w:rsidRPr="002E48C9" w:rsidRDefault="00DD56B8" w:rsidP="0077687F">
            <w:pPr>
              <w:spacing w:line="276" w:lineRule="auto"/>
              <w:rPr>
                <w:rFonts w:ascii="Times" w:hAnsi="Times"/>
                <w:color w:val="000000" w:themeColor="text1"/>
                <w:lang w:val="en-US"/>
              </w:rPr>
            </w:pPr>
            <w:r w:rsidRPr="002E48C9">
              <w:rPr>
                <w:rFonts w:ascii="Times" w:hAnsi="Times"/>
                <w:color w:val="000000" w:themeColor="text1"/>
                <w:lang w:val="en-US"/>
              </w:rPr>
              <w:t>274</w:t>
            </w:r>
            <w:r w:rsidR="00CF605B" w:rsidRPr="002E48C9">
              <w:rPr>
                <w:rFonts w:ascii="Times" w:hAnsi="Times"/>
                <w:color w:val="000000" w:themeColor="text1"/>
                <w:lang w:val="en-US"/>
              </w:rPr>
              <w:t>,</w:t>
            </w:r>
            <w:r w:rsidRPr="002E48C9">
              <w:rPr>
                <w:rFonts w:ascii="Times" w:hAnsi="Times"/>
                <w:color w:val="000000" w:themeColor="text1"/>
                <w:lang w:val="en-US"/>
              </w:rPr>
              <w:t>766</w:t>
            </w:r>
          </w:p>
        </w:tc>
        <w:tc>
          <w:tcPr>
            <w:tcW w:w="2254" w:type="dxa"/>
            <w:shd w:val="clear" w:color="auto" w:fill="FFFFFF" w:themeFill="background1"/>
          </w:tcPr>
          <w:p w14:paraId="16237E51" w14:textId="798EA7E1" w:rsidR="0077687F" w:rsidRPr="002E48C9" w:rsidRDefault="00416D94" w:rsidP="0077687F">
            <w:pPr>
              <w:spacing w:line="276" w:lineRule="auto"/>
              <w:rPr>
                <w:rFonts w:ascii="Times" w:hAnsi="Times"/>
                <w:color w:val="000000" w:themeColor="text1"/>
                <w:lang w:val="en-US"/>
              </w:rPr>
            </w:pPr>
            <w:r w:rsidRPr="002E48C9">
              <w:rPr>
                <w:rFonts w:ascii="Times" w:hAnsi="Times"/>
                <w:color w:val="000000" w:themeColor="text1"/>
                <w:lang w:val="en-US"/>
              </w:rPr>
              <w:t>0.0</w:t>
            </w:r>
            <w:r w:rsidR="00DD56B8" w:rsidRPr="002E48C9">
              <w:rPr>
                <w:rFonts w:ascii="Times" w:hAnsi="Times"/>
                <w:color w:val="000000" w:themeColor="text1"/>
                <w:lang w:val="en-US"/>
              </w:rPr>
              <w:t>37</w:t>
            </w:r>
          </w:p>
        </w:tc>
      </w:tr>
    </w:tbl>
    <w:p w14:paraId="7C2B9EE6" w14:textId="0C7E0368" w:rsidR="0083398E" w:rsidRPr="002E48C9" w:rsidRDefault="00E256B3" w:rsidP="00B76F3D">
      <w:pPr>
        <w:spacing w:line="360" w:lineRule="auto"/>
        <w:rPr>
          <w:rFonts w:ascii="Times" w:hAnsi="Times"/>
          <w:color w:val="000000" w:themeColor="text1"/>
          <w:lang w:val="en-US"/>
        </w:rPr>
      </w:pPr>
      <w:r w:rsidRPr="002E48C9">
        <w:rPr>
          <w:rFonts w:ascii="Times" w:hAnsi="Times"/>
          <w:color w:val="000000" w:themeColor="text1"/>
          <w:lang w:val="en-US"/>
        </w:rPr>
        <w:br/>
      </w:r>
      <w:r w:rsidR="00F13DD8" w:rsidRPr="002E48C9">
        <w:rPr>
          <w:rFonts w:ascii="Times" w:hAnsi="Times"/>
          <w:color w:val="000000" w:themeColor="text1"/>
          <w:lang w:val="en-US"/>
        </w:rPr>
        <w:t>Table-</w:t>
      </w:r>
      <w:r w:rsidR="00751B88">
        <w:rPr>
          <w:rFonts w:ascii="Times" w:hAnsi="Times"/>
          <w:color w:val="000000" w:themeColor="text1"/>
          <w:lang w:val="en-US"/>
        </w:rPr>
        <w:t>4</w:t>
      </w:r>
      <w:r w:rsidR="00F13DD8" w:rsidRPr="002E48C9">
        <w:rPr>
          <w:rFonts w:ascii="Times" w:hAnsi="Times"/>
          <w:color w:val="000000" w:themeColor="text1"/>
          <w:lang w:val="en-US"/>
        </w:rPr>
        <w:t xml:space="preserve">: </w:t>
      </w:r>
      <w:r w:rsidR="00E93D5A" w:rsidRPr="002E48C9">
        <w:rPr>
          <w:rFonts w:ascii="Times" w:hAnsi="Times"/>
          <w:color w:val="000000" w:themeColor="text1"/>
          <w:lang w:val="en-US"/>
        </w:rPr>
        <w:t>Lowest</w:t>
      </w:r>
      <w:r w:rsidR="00F13DD8" w:rsidRPr="002E48C9">
        <w:rPr>
          <w:rFonts w:ascii="Times" w:hAnsi="Times"/>
          <w:color w:val="000000" w:themeColor="text1"/>
          <w:lang w:val="en-US"/>
        </w:rPr>
        <w:t xml:space="preserve"> uncertainty countries in the ordered list</w:t>
      </w:r>
    </w:p>
    <w:p w14:paraId="103BE2FD" w14:textId="647FAC4B" w:rsidR="00E256B3" w:rsidRPr="002E48C9" w:rsidRDefault="00E256B3" w:rsidP="00B76F3D">
      <w:pPr>
        <w:spacing w:line="360" w:lineRule="auto"/>
        <w:rPr>
          <w:rFonts w:ascii="Times" w:hAnsi="Times"/>
          <w:color w:val="000000" w:themeColor="text1"/>
          <w:lang w:val="en-US"/>
        </w:rPr>
      </w:pPr>
    </w:p>
    <w:p w14:paraId="09A768CA" w14:textId="1CF799E7" w:rsidR="00E256B3" w:rsidRPr="002E48C9" w:rsidRDefault="00E256B3" w:rsidP="00E256B3">
      <w:pPr>
        <w:spacing w:line="360" w:lineRule="auto"/>
        <w:jc w:val="both"/>
        <w:rPr>
          <w:rFonts w:ascii="Times" w:hAnsi="Times"/>
          <w:color w:val="000000" w:themeColor="text1"/>
          <w:lang w:val="en-US"/>
        </w:rPr>
      </w:pPr>
      <w:r w:rsidRPr="002E48C9">
        <w:rPr>
          <w:rFonts w:ascii="Times" w:hAnsi="Times"/>
          <w:color w:val="000000" w:themeColor="text1"/>
          <w:lang w:val="en-US"/>
        </w:rPr>
        <w:t xml:space="preserve">From the </w:t>
      </w:r>
      <w:r w:rsidR="00C17C8E" w:rsidRPr="002E48C9">
        <w:rPr>
          <w:rFonts w:ascii="Times" w:hAnsi="Times"/>
          <w:color w:val="000000" w:themeColor="text1"/>
          <w:lang w:val="en-US"/>
        </w:rPr>
        <w:t xml:space="preserve">above two </w:t>
      </w:r>
      <w:r w:rsidRPr="002E48C9">
        <w:rPr>
          <w:rFonts w:ascii="Times" w:hAnsi="Times"/>
          <w:color w:val="000000" w:themeColor="text1"/>
          <w:lang w:val="en-US"/>
        </w:rPr>
        <w:t>tables</w:t>
      </w:r>
      <w:r w:rsidR="00C17C8E" w:rsidRPr="002E48C9">
        <w:rPr>
          <w:rFonts w:ascii="Times" w:hAnsi="Times"/>
          <w:color w:val="000000" w:themeColor="text1"/>
          <w:lang w:val="en-US"/>
        </w:rPr>
        <w:t>,</w:t>
      </w:r>
      <w:r w:rsidRPr="002E48C9">
        <w:rPr>
          <w:rFonts w:ascii="Times" w:hAnsi="Times"/>
          <w:color w:val="000000" w:themeColor="text1"/>
          <w:lang w:val="en-US"/>
        </w:rPr>
        <w:t xml:space="preserve"> it is clearly noticeable that uncertainty is completely independent on the number of cases (Actual Count). For example: United States has lower number of cases than India but achieved higher uncertainty than India</w:t>
      </w:r>
      <w:r w:rsidR="002A6B70" w:rsidRPr="002E48C9">
        <w:rPr>
          <w:rFonts w:ascii="Times" w:hAnsi="Times"/>
          <w:color w:val="000000" w:themeColor="text1"/>
          <w:lang w:val="en-US"/>
        </w:rPr>
        <w:t xml:space="preserve">. Again, </w:t>
      </w:r>
      <w:r w:rsidRPr="002E48C9">
        <w:rPr>
          <w:rFonts w:ascii="Times" w:hAnsi="Times"/>
          <w:color w:val="000000" w:themeColor="text1"/>
          <w:lang w:val="en-US"/>
        </w:rPr>
        <w:t>Kazakhstan and France</w:t>
      </w:r>
      <w:r w:rsidR="002A6B70" w:rsidRPr="002E48C9">
        <w:rPr>
          <w:rFonts w:ascii="Times" w:hAnsi="Times"/>
          <w:color w:val="000000" w:themeColor="text1"/>
          <w:lang w:val="en-US"/>
        </w:rPr>
        <w:t xml:space="preserve"> exhibit same behavior and if we examine other countries then surely, we will get more. </w:t>
      </w:r>
    </w:p>
    <w:p w14:paraId="4D16784B" w14:textId="77777777" w:rsidR="003A3D25" w:rsidRPr="002E48C9" w:rsidRDefault="003A3D25" w:rsidP="00B76F3D">
      <w:pPr>
        <w:spacing w:line="360" w:lineRule="auto"/>
        <w:rPr>
          <w:rFonts w:ascii="Times" w:hAnsi="Times"/>
          <w:b/>
          <w:bCs/>
          <w:color w:val="000000" w:themeColor="text1"/>
          <w:lang w:val="en-US"/>
        </w:rPr>
      </w:pPr>
    </w:p>
    <w:p w14:paraId="00DE8FFF" w14:textId="771167F5" w:rsidR="00501A93" w:rsidRPr="002E48C9" w:rsidRDefault="00460C6F" w:rsidP="00501A93">
      <w:pPr>
        <w:spacing w:line="360" w:lineRule="auto"/>
        <w:rPr>
          <w:rFonts w:ascii="Times" w:hAnsi="Times"/>
          <w:b/>
          <w:bCs/>
          <w:color w:val="000000" w:themeColor="text1"/>
          <w:lang w:val="en-US"/>
        </w:rPr>
      </w:pPr>
      <w:r w:rsidRPr="002E48C9">
        <w:rPr>
          <w:rFonts w:ascii="Times" w:hAnsi="Times"/>
          <w:b/>
          <w:bCs/>
          <w:color w:val="000000" w:themeColor="text1"/>
          <w:lang w:val="en-US"/>
        </w:rPr>
        <w:t>3.7.5</w:t>
      </w:r>
      <w:r w:rsidRPr="002E48C9">
        <w:rPr>
          <w:rFonts w:ascii="Times" w:hAnsi="Times"/>
          <w:b/>
          <w:bCs/>
          <w:color w:val="000000" w:themeColor="text1"/>
          <w:lang w:val="en-US"/>
        </w:rPr>
        <w:tab/>
        <w:t>Uncertainty Comparison among Models</w:t>
      </w:r>
    </w:p>
    <w:tbl>
      <w:tblPr>
        <w:tblStyle w:val="TableGrid"/>
        <w:tblW w:w="9016" w:type="dxa"/>
        <w:tblLook w:val="04A0" w:firstRow="1" w:lastRow="0" w:firstColumn="1" w:lastColumn="0" w:noHBand="0" w:noVBand="1"/>
      </w:tblPr>
      <w:tblGrid>
        <w:gridCol w:w="1972"/>
        <w:gridCol w:w="1791"/>
        <w:gridCol w:w="1787"/>
        <w:gridCol w:w="1837"/>
        <w:gridCol w:w="1629"/>
      </w:tblGrid>
      <w:tr w:rsidR="00E64571" w:rsidRPr="002E48C9" w14:paraId="4984A6F2" w14:textId="10F3A5C1" w:rsidTr="00E64571">
        <w:tc>
          <w:tcPr>
            <w:tcW w:w="1972" w:type="dxa"/>
            <w:shd w:val="clear" w:color="auto" w:fill="E7E6E6" w:themeFill="background2"/>
          </w:tcPr>
          <w:p w14:paraId="7546D4DE" w14:textId="6A80083B"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Country</w:t>
            </w:r>
          </w:p>
        </w:tc>
        <w:tc>
          <w:tcPr>
            <w:tcW w:w="1791" w:type="dxa"/>
            <w:shd w:val="clear" w:color="auto" w:fill="E7E6E6" w:themeFill="background2"/>
          </w:tcPr>
          <w:p w14:paraId="0722373C" w14:textId="076036B5"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MLP</w:t>
            </w:r>
          </w:p>
        </w:tc>
        <w:tc>
          <w:tcPr>
            <w:tcW w:w="1787" w:type="dxa"/>
            <w:shd w:val="clear" w:color="auto" w:fill="E7E6E6" w:themeFill="background2"/>
          </w:tcPr>
          <w:p w14:paraId="3961416F" w14:textId="1858AD72"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CNN</w:t>
            </w:r>
          </w:p>
        </w:tc>
        <w:tc>
          <w:tcPr>
            <w:tcW w:w="1837" w:type="dxa"/>
            <w:shd w:val="clear" w:color="auto" w:fill="E7E6E6" w:themeFill="background2"/>
          </w:tcPr>
          <w:p w14:paraId="63181D35" w14:textId="65E90BEC" w:rsidR="00E64571" w:rsidRPr="002E48C9" w:rsidRDefault="00E64571" w:rsidP="00501A93">
            <w:pPr>
              <w:spacing w:line="276" w:lineRule="auto"/>
              <w:rPr>
                <w:rFonts w:ascii="Times" w:hAnsi="Times"/>
                <w:b/>
                <w:bCs/>
                <w:color w:val="000000" w:themeColor="text1"/>
                <w:lang w:val="en-US"/>
              </w:rPr>
            </w:pPr>
            <w:r w:rsidRPr="002E48C9">
              <w:rPr>
                <w:rFonts w:ascii="Times" w:hAnsi="Times"/>
                <w:b/>
                <w:bCs/>
                <w:color w:val="000000" w:themeColor="text1"/>
                <w:lang w:val="en-US"/>
              </w:rPr>
              <w:t>LSTM</w:t>
            </w:r>
          </w:p>
        </w:tc>
        <w:tc>
          <w:tcPr>
            <w:tcW w:w="1629" w:type="dxa"/>
            <w:shd w:val="clear" w:color="auto" w:fill="E7E6E6" w:themeFill="background2"/>
          </w:tcPr>
          <w:p w14:paraId="6E2A9934" w14:textId="37C657F6" w:rsidR="00E64571" w:rsidRPr="002E48C9" w:rsidRDefault="00826EC8" w:rsidP="00501A93">
            <w:pPr>
              <w:spacing w:line="276" w:lineRule="auto"/>
              <w:rPr>
                <w:rFonts w:ascii="Times" w:hAnsi="Times"/>
                <w:b/>
                <w:bCs/>
                <w:color w:val="000000" w:themeColor="text1"/>
                <w:lang w:val="en-US"/>
              </w:rPr>
            </w:pPr>
            <w:r>
              <w:rPr>
                <w:rFonts w:ascii="Times" w:hAnsi="Times"/>
                <w:b/>
                <w:bCs/>
                <w:color w:val="000000" w:themeColor="text1"/>
                <w:lang w:val="en-US"/>
              </w:rPr>
              <w:t>ARIMA</w:t>
            </w:r>
          </w:p>
        </w:tc>
      </w:tr>
      <w:tr w:rsidR="00E64571" w:rsidRPr="002E48C9" w14:paraId="10B479EA" w14:textId="734453A7" w:rsidTr="00E64571">
        <w:tc>
          <w:tcPr>
            <w:tcW w:w="1972" w:type="dxa"/>
            <w:shd w:val="clear" w:color="auto" w:fill="FFFFFF" w:themeFill="background1"/>
          </w:tcPr>
          <w:p w14:paraId="01057460" w14:textId="6EAE032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United States</w:t>
            </w:r>
          </w:p>
        </w:tc>
        <w:tc>
          <w:tcPr>
            <w:tcW w:w="1791" w:type="dxa"/>
            <w:shd w:val="clear" w:color="auto" w:fill="FFFFFF" w:themeFill="background1"/>
          </w:tcPr>
          <w:p w14:paraId="11718E2F" w14:textId="18671D0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787" w:type="dxa"/>
            <w:shd w:val="clear" w:color="auto" w:fill="FFFFFF" w:themeFill="background1"/>
          </w:tcPr>
          <w:p w14:paraId="494E2DEA" w14:textId="7977833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837" w:type="dxa"/>
            <w:shd w:val="clear" w:color="auto" w:fill="FFFFFF" w:themeFill="background1"/>
          </w:tcPr>
          <w:p w14:paraId="574435D6" w14:textId="5434850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3.44</w:t>
            </w:r>
          </w:p>
        </w:tc>
        <w:tc>
          <w:tcPr>
            <w:tcW w:w="1629" w:type="dxa"/>
            <w:shd w:val="clear" w:color="auto" w:fill="FFFFFF" w:themeFill="background1"/>
          </w:tcPr>
          <w:p w14:paraId="1F4A1FF0" w14:textId="2F32B35B"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7</w:t>
            </w:r>
          </w:p>
        </w:tc>
      </w:tr>
      <w:tr w:rsidR="00E64571" w:rsidRPr="002E48C9" w14:paraId="5F1AE75E" w14:textId="79B7EDCF" w:rsidTr="00E64571">
        <w:tc>
          <w:tcPr>
            <w:tcW w:w="1972" w:type="dxa"/>
            <w:shd w:val="clear" w:color="auto" w:fill="FFFFFF" w:themeFill="background1"/>
          </w:tcPr>
          <w:p w14:paraId="76B5CA44" w14:textId="16540691" w:rsidR="00E64571" w:rsidRPr="002E48C9" w:rsidRDefault="00E64571" w:rsidP="00501A93">
            <w:pPr>
              <w:spacing w:line="360" w:lineRule="auto"/>
              <w:rPr>
                <w:rFonts w:ascii="Times" w:hAnsi="Times"/>
                <w:color w:val="000000" w:themeColor="text1"/>
                <w:lang w:val="en-US"/>
              </w:rPr>
            </w:pPr>
            <w:r w:rsidRPr="002E48C9">
              <w:rPr>
                <w:rFonts w:ascii="Times" w:hAnsi="Times"/>
                <w:color w:val="000000" w:themeColor="text1"/>
                <w:lang w:val="en-US"/>
              </w:rPr>
              <w:t>India</w:t>
            </w:r>
          </w:p>
        </w:tc>
        <w:tc>
          <w:tcPr>
            <w:tcW w:w="1791" w:type="dxa"/>
            <w:shd w:val="clear" w:color="auto" w:fill="FFFFFF" w:themeFill="background1"/>
          </w:tcPr>
          <w:p w14:paraId="5869A370" w14:textId="46D0ACF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4.28</w:t>
            </w:r>
          </w:p>
        </w:tc>
        <w:tc>
          <w:tcPr>
            <w:tcW w:w="1787" w:type="dxa"/>
            <w:shd w:val="clear" w:color="auto" w:fill="FFFFFF" w:themeFill="background1"/>
          </w:tcPr>
          <w:p w14:paraId="371D7EC0" w14:textId="5288C31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0.61</w:t>
            </w:r>
          </w:p>
        </w:tc>
        <w:tc>
          <w:tcPr>
            <w:tcW w:w="1837" w:type="dxa"/>
            <w:shd w:val="clear" w:color="auto" w:fill="FFFFFF" w:themeFill="background1"/>
          </w:tcPr>
          <w:p w14:paraId="019462E5" w14:textId="44AFD8A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7.00</w:t>
            </w:r>
          </w:p>
        </w:tc>
        <w:tc>
          <w:tcPr>
            <w:tcW w:w="1629" w:type="dxa"/>
            <w:shd w:val="clear" w:color="auto" w:fill="FFFFFF" w:themeFill="background1"/>
          </w:tcPr>
          <w:p w14:paraId="202B242C" w14:textId="4B654A94"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3.52</w:t>
            </w:r>
          </w:p>
        </w:tc>
      </w:tr>
      <w:tr w:rsidR="00E64571" w:rsidRPr="002E48C9" w14:paraId="6A8CC599" w14:textId="32177D22" w:rsidTr="00E64571">
        <w:tc>
          <w:tcPr>
            <w:tcW w:w="1972" w:type="dxa"/>
            <w:shd w:val="clear" w:color="auto" w:fill="FFFFFF" w:themeFill="background1"/>
          </w:tcPr>
          <w:p w14:paraId="262AF3C1" w14:textId="1A5D56D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Brazil</w:t>
            </w:r>
          </w:p>
        </w:tc>
        <w:tc>
          <w:tcPr>
            <w:tcW w:w="1791" w:type="dxa"/>
            <w:shd w:val="clear" w:color="auto" w:fill="FFFFFF" w:themeFill="background1"/>
          </w:tcPr>
          <w:p w14:paraId="6291A6AF" w14:textId="4E8783E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3.64</w:t>
            </w:r>
          </w:p>
        </w:tc>
        <w:tc>
          <w:tcPr>
            <w:tcW w:w="1787" w:type="dxa"/>
            <w:shd w:val="clear" w:color="auto" w:fill="FFFFFF" w:themeFill="background1"/>
          </w:tcPr>
          <w:p w14:paraId="58D5F2CD" w14:textId="4C9C68D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0.51</w:t>
            </w:r>
          </w:p>
        </w:tc>
        <w:tc>
          <w:tcPr>
            <w:tcW w:w="1837" w:type="dxa"/>
            <w:shd w:val="clear" w:color="auto" w:fill="FFFFFF" w:themeFill="background1"/>
          </w:tcPr>
          <w:p w14:paraId="22D08B73" w14:textId="1B979F7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3.24</w:t>
            </w:r>
          </w:p>
        </w:tc>
        <w:tc>
          <w:tcPr>
            <w:tcW w:w="1629" w:type="dxa"/>
            <w:shd w:val="clear" w:color="auto" w:fill="FFFFFF" w:themeFill="background1"/>
          </w:tcPr>
          <w:p w14:paraId="4A285053" w14:textId="46DC1B37"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1.27</w:t>
            </w:r>
          </w:p>
        </w:tc>
      </w:tr>
      <w:tr w:rsidR="00E64571" w:rsidRPr="002E48C9" w14:paraId="3DC58270" w14:textId="079E6B3B" w:rsidTr="00E64571">
        <w:tc>
          <w:tcPr>
            <w:tcW w:w="1972" w:type="dxa"/>
            <w:shd w:val="clear" w:color="auto" w:fill="FFFFFF" w:themeFill="background1"/>
          </w:tcPr>
          <w:p w14:paraId="3585721F" w14:textId="05535CB2"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Kazakhstan</w:t>
            </w:r>
          </w:p>
        </w:tc>
        <w:tc>
          <w:tcPr>
            <w:tcW w:w="1791" w:type="dxa"/>
            <w:shd w:val="clear" w:color="auto" w:fill="FFFFFF" w:themeFill="background1"/>
          </w:tcPr>
          <w:p w14:paraId="0E206D9E" w14:textId="3FDAF88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2.43</w:t>
            </w:r>
          </w:p>
        </w:tc>
        <w:tc>
          <w:tcPr>
            <w:tcW w:w="1787" w:type="dxa"/>
            <w:shd w:val="clear" w:color="auto" w:fill="FFFFFF" w:themeFill="background1"/>
          </w:tcPr>
          <w:p w14:paraId="5B77EC8C" w14:textId="7667201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0.42</w:t>
            </w:r>
          </w:p>
        </w:tc>
        <w:tc>
          <w:tcPr>
            <w:tcW w:w="1837" w:type="dxa"/>
            <w:shd w:val="clear" w:color="auto" w:fill="FFFFFF" w:themeFill="background1"/>
          </w:tcPr>
          <w:p w14:paraId="22BA962C" w14:textId="0D9A3D2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0.35</w:t>
            </w:r>
          </w:p>
        </w:tc>
        <w:tc>
          <w:tcPr>
            <w:tcW w:w="1629" w:type="dxa"/>
            <w:shd w:val="clear" w:color="auto" w:fill="FFFFFF" w:themeFill="background1"/>
          </w:tcPr>
          <w:p w14:paraId="63845933" w14:textId="284E1CB6"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0.17</w:t>
            </w:r>
          </w:p>
        </w:tc>
      </w:tr>
      <w:tr w:rsidR="00E64571" w:rsidRPr="002E48C9" w14:paraId="3F1F4737" w14:textId="675EDE27" w:rsidTr="00E64571">
        <w:tc>
          <w:tcPr>
            <w:tcW w:w="1972" w:type="dxa"/>
            <w:shd w:val="clear" w:color="auto" w:fill="FFFFFF" w:themeFill="background1"/>
          </w:tcPr>
          <w:p w14:paraId="5D29C60C" w14:textId="70C1A8E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France</w:t>
            </w:r>
          </w:p>
        </w:tc>
        <w:tc>
          <w:tcPr>
            <w:tcW w:w="1791" w:type="dxa"/>
            <w:shd w:val="clear" w:color="auto" w:fill="FFFFFF" w:themeFill="background1"/>
          </w:tcPr>
          <w:p w14:paraId="3B261A6F" w14:textId="4E7DFA56"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2.15</w:t>
            </w:r>
          </w:p>
        </w:tc>
        <w:tc>
          <w:tcPr>
            <w:tcW w:w="1787" w:type="dxa"/>
            <w:shd w:val="clear" w:color="auto" w:fill="FFFFFF" w:themeFill="background1"/>
          </w:tcPr>
          <w:p w14:paraId="269F9F84" w14:textId="314AF54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0.31</w:t>
            </w:r>
          </w:p>
        </w:tc>
        <w:tc>
          <w:tcPr>
            <w:tcW w:w="1837" w:type="dxa"/>
            <w:shd w:val="clear" w:color="auto" w:fill="FFFFFF" w:themeFill="background1"/>
          </w:tcPr>
          <w:p w14:paraId="54B746AC" w14:textId="5264864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0.81</w:t>
            </w:r>
          </w:p>
        </w:tc>
        <w:tc>
          <w:tcPr>
            <w:tcW w:w="1629" w:type="dxa"/>
            <w:shd w:val="clear" w:color="auto" w:fill="FFFFFF" w:themeFill="background1"/>
          </w:tcPr>
          <w:p w14:paraId="3D7D7C33" w14:textId="377C959E"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0.56</w:t>
            </w:r>
          </w:p>
        </w:tc>
      </w:tr>
      <w:tr w:rsidR="00E64571" w:rsidRPr="002E48C9" w14:paraId="6EF88BF8" w14:textId="121277F0" w:rsidTr="00E64571">
        <w:tc>
          <w:tcPr>
            <w:tcW w:w="1972" w:type="dxa"/>
            <w:shd w:val="clear" w:color="auto" w:fill="FFFFFF" w:themeFill="background1"/>
          </w:tcPr>
          <w:p w14:paraId="2DFBDA0E" w14:textId="320E04B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Peru</w:t>
            </w:r>
          </w:p>
        </w:tc>
        <w:tc>
          <w:tcPr>
            <w:tcW w:w="1791" w:type="dxa"/>
            <w:shd w:val="clear" w:color="auto" w:fill="FFFFFF" w:themeFill="background1"/>
          </w:tcPr>
          <w:p w14:paraId="49C9DB69" w14:textId="51F989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1.28</w:t>
            </w:r>
          </w:p>
        </w:tc>
        <w:tc>
          <w:tcPr>
            <w:tcW w:w="1787" w:type="dxa"/>
            <w:shd w:val="clear" w:color="auto" w:fill="FFFFFF" w:themeFill="background1"/>
          </w:tcPr>
          <w:p w14:paraId="31E91318" w14:textId="1C0328C0"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0.23</w:t>
            </w:r>
          </w:p>
        </w:tc>
        <w:tc>
          <w:tcPr>
            <w:tcW w:w="1837" w:type="dxa"/>
            <w:shd w:val="clear" w:color="auto" w:fill="FFFFFF" w:themeFill="background1"/>
          </w:tcPr>
          <w:p w14:paraId="558E488C" w14:textId="0ABE9A2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0.28</w:t>
            </w:r>
          </w:p>
        </w:tc>
        <w:tc>
          <w:tcPr>
            <w:tcW w:w="1629" w:type="dxa"/>
            <w:shd w:val="clear" w:color="auto" w:fill="FFFFFF" w:themeFill="background1"/>
          </w:tcPr>
          <w:p w14:paraId="698FE9A2" w14:textId="43B9DD58" w:rsidR="00E64571" w:rsidRPr="002E48C9" w:rsidRDefault="00826EC8" w:rsidP="00501A93">
            <w:pPr>
              <w:spacing w:line="276" w:lineRule="auto"/>
              <w:rPr>
                <w:rFonts w:ascii="Times" w:hAnsi="Times"/>
                <w:color w:val="000000" w:themeColor="text1"/>
                <w:lang w:val="en-US"/>
              </w:rPr>
            </w:pPr>
            <w:r>
              <w:rPr>
                <w:rFonts w:ascii="Times" w:hAnsi="Times"/>
                <w:color w:val="000000" w:themeColor="text1"/>
                <w:lang w:val="en-US"/>
              </w:rPr>
              <w:t>0.22</w:t>
            </w:r>
          </w:p>
        </w:tc>
      </w:tr>
      <w:tr w:rsidR="00E64571" w:rsidRPr="002E48C9" w14:paraId="6F26A1CB" w14:textId="5102D593" w:rsidTr="00E64571">
        <w:tc>
          <w:tcPr>
            <w:tcW w:w="1972" w:type="dxa"/>
            <w:shd w:val="clear" w:color="auto" w:fill="FFFFFF" w:themeFill="background1"/>
          </w:tcPr>
          <w:p w14:paraId="501E955D" w14:textId="669B8D5A"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Germany</w:t>
            </w:r>
          </w:p>
        </w:tc>
        <w:tc>
          <w:tcPr>
            <w:tcW w:w="1791" w:type="dxa"/>
            <w:shd w:val="clear" w:color="auto" w:fill="FFFFFF" w:themeFill="background1"/>
          </w:tcPr>
          <w:p w14:paraId="0BA2A2F5" w14:textId="6D0FD48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787" w:type="dxa"/>
            <w:shd w:val="clear" w:color="auto" w:fill="FFFFFF" w:themeFill="background1"/>
          </w:tcPr>
          <w:p w14:paraId="4054FCC2" w14:textId="440BECE8"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17716E81" w14:textId="33DC5A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0.50</w:t>
            </w:r>
          </w:p>
        </w:tc>
        <w:tc>
          <w:tcPr>
            <w:tcW w:w="1629" w:type="dxa"/>
            <w:shd w:val="clear" w:color="auto" w:fill="FFFFFF" w:themeFill="background1"/>
          </w:tcPr>
          <w:p w14:paraId="74C84D8D" w14:textId="347FABF9"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0.51</w:t>
            </w:r>
          </w:p>
        </w:tc>
      </w:tr>
      <w:tr w:rsidR="00E64571" w:rsidRPr="002E48C9" w14:paraId="13688D11" w14:textId="435422AB" w:rsidTr="00E64571">
        <w:tc>
          <w:tcPr>
            <w:tcW w:w="1972" w:type="dxa"/>
            <w:shd w:val="clear" w:color="auto" w:fill="FFFFFF" w:themeFill="background1"/>
          </w:tcPr>
          <w:p w14:paraId="3819D2C5" w14:textId="7E89109D"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Spain</w:t>
            </w:r>
          </w:p>
        </w:tc>
        <w:tc>
          <w:tcPr>
            <w:tcW w:w="1791" w:type="dxa"/>
            <w:shd w:val="clear" w:color="auto" w:fill="FFFFFF" w:themeFill="background1"/>
          </w:tcPr>
          <w:p w14:paraId="66337C2B" w14:textId="1358B801"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1.07</w:t>
            </w:r>
          </w:p>
        </w:tc>
        <w:tc>
          <w:tcPr>
            <w:tcW w:w="1787" w:type="dxa"/>
            <w:shd w:val="clear" w:color="auto" w:fill="FFFFFF" w:themeFill="background1"/>
          </w:tcPr>
          <w:p w14:paraId="51B7AA4E" w14:textId="3E97A5D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E0D4AE8" w14:textId="77256029"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0.67</w:t>
            </w:r>
          </w:p>
        </w:tc>
        <w:tc>
          <w:tcPr>
            <w:tcW w:w="1629" w:type="dxa"/>
            <w:shd w:val="clear" w:color="auto" w:fill="FFFFFF" w:themeFill="background1"/>
          </w:tcPr>
          <w:p w14:paraId="0DC2CB1F" w14:textId="080D9185"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0.33</w:t>
            </w:r>
          </w:p>
        </w:tc>
      </w:tr>
      <w:tr w:rsidR="00E64571" w:rsidRPr="002E48C9" w14:paraId="6AFED467" w14:textId="04F7254E" w:rsidTr="00E64571">
        <w:tc>
          <w:tcPr>
            <w:tcW w:w="1972" w:type="dxa"/>
            <w:shd w:val="clear" w:color="auto" w:fill="FFFFFF" w:themeFill="background1"/>
          </w:tcPr>
          <w:p w14:paraId="2CF88D09" w14:textId="32ED4527"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Turkey</w:t>
            </w:r>
          </w:p>
        </w:tc>
        <w:tc>
          <w:tcPr>
            <w:tcW w:w="1791" w:type="dxa"/>
            <w:shd w:val="clear" w:color="auto" w:fill="FFFFFF" w:themeFill="background1"/>
          </w:tcPr>
          <w:p w14:paraId="186B1FCB" w14:textId="4D97AF2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1.03</w:t>
            </w:r>
          </w:p>
        </w:tc>
        <w:tc>
          <w:tcPr>
            <w:tcW w:w="1787" w:type="dxa"/>
            <w:shd w:val="clear" w:color="auto" w:fill="FFFFFF" w:themeFill="background1"/>
          </w:tcPr>
          <w:p w14:paraId="56474D2A" w14:textId="0471011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0.19</w:t>
            </w:r>
          </w:p>
        </w:tc>
        <w:tc>
          <w:tcPr>
            <w:tcW w:w="1837" w:type="dxa"/>
            <w:shd w:val="clear" w:color="auto" w:fill="FFFFFF" w:themeFill="background1"/>
          </w:tcPr>
          <w:p w14:paraId="08681542" w14:textId="0C6AE574"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1.21</w:t>
            </w:r>
          </w:p>
        </w:tc>
        <w:tc>
          <w:tcPr>
            <w:tcW w:w="1629" w:type="dxa"/>
            <w:shd w:val="clear" w:color="auto" w:fill="FFFFFF" w:themeFill="background1"/>
          </w:tcPr>
          <w:p w14:paraId="185EC7ED" w14:textId="069997E4"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0.30</w:t>
            </w:r>
          </w:p>
        </w:tc>
      </w:tr>
      <w:tr w:rsidR="00E64571" w:rsidRPr="002E48C9" w14:paraId="26A907AE" w14:textId="0728977B" w:rsidTr="00E64571">
        <w:tc>
          <w:tcPr>
            <w:tcW w:w="1972" w:type="dxa"/>
            <w:shd w:val="clear" w:color="auto" w:fill="FFFFFF" w:themeFill="background1"/>
          </w:tcPr>
          <w:p w14:paraId="4D276229" w14:textId="5064477C"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Argentina</w:t>
            </w:r>
          </w:p>
        </w:tc>
        <w:tc>
          <w:tcPr>
            <w:tcW w:w="1791" w:type="dxa"/>
            <w:shd w:val="clear" w:color="auto" w:fill="FFFFFF" w:themeFill="background1"/>
          </w:tcPr>
          <w:p w14:paraId="4568DE95" w14:textId="4F26DB6F"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1.02</w:t>
            </w:r>
          </w:p>
        </w:tc>
        <w:tc>
          <w:tcPr>
            <w:tcW w:w="1787" w:type="dxa"/>
            <w:shd w:val="clear" w:color="auto" w:fill="FFFFFF" w:themeFill="background1"/>
          </w:tcPr>
          <w:p w14:paraId="7AEDAAB7" w14:textId="2E0BD643"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0.14</w:t>
            </w:r>
          </w:p>
        </w:tc>
        <w:tc>
          <w:tcPr>
            <w:tcW w:w="1837" w:type="dxa"/>
            <w:shd w:val="clear" w:color="auto" w:fill="FFFFFF" w:themeFill="background1"/>
          </w:tcPr>
          <w:p w14:paraId="0ABB16EF" w14:textId="7337612B" w:rsidR="00E64571" w:rsidRPr="002E48C9" w:rsidRDefault="00E64571" w:rsidP="00501A93">
            <w:pPr>
              <w:spacing w:line="276" w:lineRule="auto"/>
              <w:rPr>
                <w:rFonts w:ascii="Times" w:hAnsi="Times"/>
                <w:color w:val="000000" w:themeColor="text1"/>
                <w:lang w:val="en-US"/>
              </w:rPr>
            </w:pPr>
            <w:r w:rsidRPr="002E48C9">
              <w:rPr>
                <w:rFonts w:ascii="Times" w:hAnsi="Times"/>
                <w:color w:val="000000" w:themeColor="text1"/>
                <w:lang w:val="en-US"/>
              </w:rPr>
              <w:t>1.08</w:t>
            </w:r>
          </w:p>
        </w:tc>
        <w:tc>
          <w:tcPr>
            <w:tcW w:w="1629" w:type="dxa"/>
            <w:shd w:val="clear" w:color="auto" w:fill="FFFFFF" w:themeFill="background1"/>
          </w:tcPr>
          <w:p w14:paraId="3B480EFE" w14:textId="44345F36" w:rsidR="00E64571" w:rsidRPr="002E48C9" w:rsidRDefault="003527F7" w:rsidP="00501A93">
            <w:pPr>
              <w:spacing w:line="276" w:lineRule="auto"/>
              <w:rPr>
                <w:rFonts w:ascii="Times" w:hAnsi="Times"/>
                <w:color w:val="000000" w:themeColor="text1"/>
                <w:lang w:val="en-US"/>
              </w:rPr>
            </w:pPr>
            <w:r>
              <w:rPr>
                <w:rFonts w:ascii="Times" w:hAnsi="Times"/>
                <w:color w:val="000000" w:themeColor="text1"/>
                <w:lang w:val="en-US"/>
              </w:rPr>
              <w:t>0.25</w:t>
            </w:r>
          </w:p>
        </w:tc>
      </w:tr>
    </w:tbl>
    <w:p w14:paraId="50A282CF" w14:textId="77777777" w:rsidR="00751B88" w:rsidRDefault="00751B88" w:rsidP="00501A93">
      <w:pPr>
        <w:spacing w:line="360" w:lineRule="auto"/>
        <w:rPr>
          <w:rFonts w:ascii="Times" w:hAnsi="Times"/>
          <w:color w:val="000000" w:themeColor="text1"/>
          <w:lang w:val="en-US"/>
        </w:rPr>
      </w:pPr>
    </w:p>
    <w:p w14:paraId="381DB5FE" w14:textId="05812E2C" w:rsidR="00E64571" w:rsidRDefault="00751B88" w:rsidP="00501A93">
      <w:pPr>
        <w:spacing w:line="360" w:lineRule="auto"/>
        <w:rPr>
          <w:rFonts w:ascii="Times" w:hAnsi="Times"/>
          <w:color w:val="000000" w:themeColor="text1"/>
          <w:lang w:val="en-US"/>
        </w:rPr>
      </w:pPr>
      <w:r w:rsidRPr="002E48C9">
        <w:rPr>
          <w:rFonts w:ascii="Times" w:hAnsi="Times"/>
          <w:color w:val="000000" w:themeColor="text1"/>
          <w:lang w:val="en-US"/>
        </w:rPr>
        <w:t>Table-</w:t>
      </w:r>
      <w:r>
        <w:rPr>
          <w:rFonts w:ascii="Times" w:hAnsi="Times"/>
          <w:color w:val="000000" w:themeColor="text1"/>
          <w:lang w:val="en-US"/>
        </w:rPr>
        <w:t>5</w:t>
      </w:r>
      <w:r w:rsidRPr="002E48C9">
        <w:rPr>
          <w:rFonts w:ascii="Times" w:hAnsi="Times"/>
          <w:color w:val="000000" w:themeColor="text1"/>
          <w:lang w:val="en-US"/>
        </w:rPr>
        <w:t>: Lowest uncertainty countries in the ordered list</w:t>
      </w:r>
    </w:p>
    <w:p w14:paraId="47D501D6" w14:textId="77777777" w:rsidR="00751B88" w:rsidRPr="002E48C9" w:rsidRDefault="00751B88" w:rsidP="00501A93">
      <w:pPr>
        <w:spacing w:line="360" w:lineRule="auto"/>
        <w:rPr>
          <w:rFonts w:ascii="Times" w:hAnsi="Times"/>
          <w:b/>
          <w:bCs/>
          <w:color w:val="000000" w:themeColor="text1"/>
          <w:lang w:val="en-US"/>
        </w:rPr>
      </w:pPr>
    </w:p>
    <w:p w14:paraId="4C593945" w14:textId="54FD9F85" w:rsidR="000F17CA" w:rsidRPr="002E48C9" w:rsidRDefault="00E256B3" w:rsidP="000F17CA">
      <w:pPr>
        <w:spacing w:line="360" w:lineRule="auto"/>
        <w:jc w:val="both"/>
        <w:rPr>
          <w:rFonts w:ascii="Times" w:hAnsi="Times"/>
          <w:color w:val="000000" w:themeColor="text1"/>
          <w:lang w:val="en-US"/>
        </w:rPr>
      </w:pPr>
      <w:r w:rsidRPr="002E48C9">
        <w:rPr>
          <w:rFonts w:ascii="Times" w:hAnsi="Times"/>
          <w:color w:val="000000" w:themeColor="text1"/>
          <w:lang w:val="en-US"/>
        </w:rPr>
        <w:t>From the above comparison table of three different machine learning models</w:t>
      </w:r>
      <w:r w:rsidR="002A6B70" w:rsidRPr="002E48C9">
        <w:rPr>
          <w:rFonts w:ascii="Times" w:hAnsi="Times"/>
          <w:color w:val="000000" w:themeColor="text1"/>
          <w:lang w:val="en-US"/>
        </w:rPr>
        <w:t>,</w:t>
      </w:r>
      <w:r w:rsidRPr="002E48C9">
        <w:rPr>
          <w:rFonts w:ascii="Times" w:hAnsi="Times"/>
          <w:color w:val="000000" w:themeColor="text1"/>
          <w:lang w:val="en-US"/>
        </w:rPr>
        <w:t xml:space="preserve"> </w:t>
      </w:r>
      <w:r w:rsidR="002A6B70" w:rsidRPr="002E48C9">
        <w:rPr>
          <w:rFonts w:ascii="Times" w:hAnsi="Times"/>
          <w:color w:val="000000" w:themeColor="text1"/>
          <w:lang w:val="en-US"/>
        </w:rPr>
        <w:t xml:space="preserve">we notice that </w:t>
      </w:r>
      <w:r w:rsidRPr="002E48C9">
        <w:rPr>
          <w:rFonts w:ascii="Times" w:hAnsi="Times"/>
          <w:color w:val="000000" w:themeColor="text1"/>
          <w:lang w:val="en-US"/>
        </w:rPr>
        <w:t>the uncertainties greatly</w:t>
      </w:r>
      <w:r w:rsidR="000F17CA" w:rsidRPr="002E48C9">
        <w:rPr>
          <w:rFonts w:ascii="Times" w:hAnsi="Times"/>
          <w:color w:val="000000" w:themeColor="text1"/>
          <w:lang w:val="en-US"/>
        </w:rPr>
        <w:t xml:space="preserve"> vary</w:t>
      </w:r>
      <w:r w:rsidR="002A6B70" w:rsidRPr="002E48C9">
        <w:rPr>
          <w:rFonts w:ascii="Times" w:hAnsi="Times"/>
          <w:color w:val="000000" w:themeColor="text1"/>
          <w:lang w:val="en-US"/>
        </w:rPr>
        <w:t xml:space="preserve"> for each country based on the model.</w:t>
      </w:r>
      <w:r w:rsidR="000F17CA" w:rsidRPr="002E48C9">
        <w:rPr>
          <w:rFonts w:ascii="Times" w:hAnsi="Times"/>
          <w:color w:val="000000" w:themeColor="text1"/>
          <w:lang w:val="en-US"/>
        </w:rPr>
        <w:t xml:space="preserve"> There is no country which </w:t>
      </w:r>
      <w:r w:rsidR="000F17CA" w:rsidRPr="002E48C9">
        <w:rPr>
          <w:rFonts w:ascii="Times" w:hAnsi="Times"/>
          <w:color w:val="000000" w:themeColor="text1"/>
          <w:lang w:val="en-US"/>
        </w:rPr>
        <w:lastRenderedPageBreak/>
        <w:t>has identical uncertainty values for all three models. Though the dataset used in each of the models in similar approach, the variation appears due to their internal mechanism of the model algorithms. Since the model superiority examination is not our goal, we are not going to discuss further about it. We use the uncertainty data whatever we obtained from model prediction and uncertainty calculation methods.</w:t>
      </w:r>
    </w:p>
    <w:p w14:paraId="231D66CB" w14:textId="1AA4F43D" w:rsidR="00501A93" w:rsidRDefault="00501A93" w:rsidP="00501A93">
      <w:pPr>
        <w:spacing w:line="360" w:lineRule="auto"/>
        <w:rPr>
          <w:rFonts w:ascii="Times" w:hAnsi="Times"/>
          <w:b/>
          <w:bCs/>
          <w:color w:val="000000" w:themeColor="text1"/>
          <w:lang w:val="en-US"/>
        </w:rPr>
      </w:pPr>
    </w:p>
    <w:p w14:paraId="2F5E4DB8" w14:textId="52DDEC19" w:rsidR="00AC7A48" w:rsidRPr="002E48C9" w:rsidRDefault="007A0FEB" w:rsidP="00AC7A48">
      <w:pPr>
        <w:spacing w:line="360" w:lineRule="auto"/>
        <w:rPr>
          <w:rFonts w:ascii="Times" w:hAnsi="Times"/>
          <w:b/>
          <w:bCs/>
          <w:color w:val="000000" w:themeColor="text1"/>
          <w:lang w:val="en-US"/>
        </w:rPr>
      </w:pPr>
      <w:r>
        <w:rPr>
          <w:rFonts w:ascii="Times" w:hAnsi="Times"/>
          <w:b/>
          <w:bCs/>
          <w:color w:val="000000" w:themeColor="text1"/>
          <w:lang w:val="en-US"/>
        </w:rPr>
        <w:t>3.8</w:t>
      </w:r>
      <w:r w:rsidR="00AC7A48" w:rsidRPr="002E48C9">
        <w:rPr>
          <w:rFonts w:ascii="Times" w:hAnsi="Times"/>
          <w:b/>
          <w:bCs/>
          <w:color w:val="000000" w:themeColor="text1"/>
          <w:lang w:val="en-US"/>
        </w:rPr>
        <w:tab/>
      </w:r>
      <w:r w:rsidR="00AC7A48">
        <w:rPr>
          <w:rFonts w:ascii="Times" w:hAnsi="Times"/>
          <w:b/>
          <w:bCs/>
          <w:color w:val="000000" w:themeColor="text1"/>
          <w:lang w:val="en-US"/>
        </w:rPr>
        <w:t xml:space="preserve">Architecture of </w:t>
      </w:r>
      <w:r>
        <w:rPr>
          <w:rFonts w:ascii="Times" w:hAnsi="Times"/>
          <w:b/>
          <w:bCs/>
          <w:color w:val="000000" w:themeColor="text1"/>
          <w:lang w:val="en-US"/>
        </w:rPr>
        <w:t>CA</w:t>
      </w:r>
      <w:r w:rsidR="00A766DD">
        <w:rPr>
          <w:rFonts w:ascii="Times" w:hAnsi="Times"/>
          <w:b/>
          <w:bCs/>
          <w:color w:val="000000" w:themeColor="text1"/>
          <w:lang w:val="en-US"/>
        </w:rPr>
        <w:t xml:space="preserve"> Representation</w:t>
      </w:r>
    </w:p>
    <w:p w14:paraId="4FD857D2" w14:textId="596C6F13" w:rsidR="00AC7A48" w:rsidRPr="00D04E9C" w:rsidRDefault="00615F9C" w:rsidP="00D04E9C">
      <w:pPr>
        <w:spacing w:line="360" w:lineRule="auto"/>
        <w:jc w:val="both"/>
        <w:rPr>
          <w:rFonts w:ascii="Times" w:hAnsi="Times"/>
          <w:color w:val="000000" w:themeColor="text1"/>
        </w:rPr>
      </w:pPr>
      <w:r w:rsidRPr="00D04E9C">
        <w:rPr>
          <w:rFonts w:ascii="Times" w:hAnsi="Times"/>
          <w:color w:val="000000" w:themeColor="text1"/>
        </w:rPr>
        <w:t xml:space="preserve">As we have seen lateral chromatic aberration example in Figure-1 (Chapter 1) where all lights with different wavelengths does not focus to the same convergent point because lights having shorter wavelength refract more than the lights with longer wavelength. Inspiring from that analogy, we </w:t>
      </w:r>
      <w:r w:rsidR="00B9475A" w:rsidRPr="00D04E9C">
        <w:rPr>
          <w:rFonts w:ascii="Times" w:hAnsi="Times"/>
          <w:color w:val="000000" w:themeColor="text1"/>
        </w:rPr>
        <w:t xml:space="preserve">can consider a circle represents </w:t>
      </w:r>
      <w:r w:rsidR="00FB70A2" w:rsidRPr="00D04E9C">
        <w:rPr>
          <w:rFonts w:ascii="Times" w:hAnsi="Times"/>
          <w:color w:val="000000" w:themeColor="text1"/>
        </w:rPr>
        <w:t xml:space="preserve">the predicted </w:t>
      </w:r>
      <w:r w:rsidR="00B9475A" w:rsidRPr="00D04E9C">
        <w:rPr>
          <w:rFonts w:ascii="Times" w:hAnsi="Times"/>
          <w:color w:val="000000" w:themeColor="text1"/>
        </w:rPr>
        <w:t>number of new cases for a country in a specific day</w:t>
      </w:r>
      <w:r w:rsidR="00FB70A2" w:rsidRPr="00D04E9C">
        <w:rPr>
          <w:rFonts w:ascii="Times" w:hAnsi="Times"/>
          <w:color w:val="000000" w:themeColor="text1"/>
        </w:rPr>
        <w:t>.</w:t>
      </w:r>
      <w:r w:rsidR="00B9475A" w:rsidRPr="00D04E9C">
        <w:rPr>
          <w:rFonts w:ascii="Times" w:hAnsi="Times"/>
          <w:color w:val="000000" w:themeColor="text1"/>
        </w:rPr>
        <w:t xml:space="preserve"> </w:t>
      </w:r>
      <w:r w:rsidR="00FB70A2" w:rsidRPr="00D04E9C">
        <w:rPr>
          <w:rFonts w:ascii="Times" w:hAnsi="Times"/>
          <w:color w:val="000000" w:themeColor="text1"/>
        </w:rPr>
        <w:t>B</w:t>
      </w:r>
      <w:r w:rsidR="00B9475A" w:rsidRPr="00D04E9C">
        <w:rPr>
          <w:rFonts w:ascii="Times" w:hAnsi="Times"/>
          <w:color w:val="000000" w:themeColor="text1"/>
        </w:rPr>
        <w:t>ut since there is associated uncertainty</w:t>
      </w:r>
      <w:r w:rsidR="00FB70A2" w:rsidRPr="00D04E9C">
        <w:rPr>
          <w:rFonts w:ascii="Times" w:hAnsi="Times"/>
          <w:color w:val="000000" w:themeColor="text1"/>
        </w:rPr>
        <w:t xml:space="preserve"> of the prediction, </w:t>
      </w:r>
      <w:r w:rsidR="00B9475A" w:rsidRPr="00D04E9C">
        <w:rPr>
          <w:rFonts w:ascii="Times" w:hAnsi="Times"/>
          <w:color w:val="000000" w:themeColor="text1"/>
        </w:rPr>
        <w:t xml:space="preserve">a single circle will not be sufficient </w:t>
      </w:r>
      <w:r w:rsidR="00FB70A2" w:rsidRPr="00D04E9C">
        <w:rPr>
          <w:rFonts w:ascii="Times" w:hAnsi="Times"/>
          <w:color w:val="000000" w:themeColor="text1"/>
        </w:rPr>
        <w:t>to represent bivariate (number of cases and uncertainty) distribution. That’s why we need a little change on the arrangement where instead of single circle if we use three different circles of RGB color channels</w:t>
      </w:r>
      <w:r w:rsidR="004D198A" w:rsidRPr="00D04E9C">
        <w:rPr>
          <w:rFonts w:ascii="Times" w:hAnsi="Times"/>
          <w:color w:val="000000" w:themeColor="text1"/>
        </w:rPr>
        <w:t xml:space="preserve">, apply lateral shifting of the center of the circle by the amount of uncertainty and blend them together then the resultant outcome would be a perfect representation of CA. </w:t>
      </w:r>
      <w:r w:rsidR="00872A84">
        <w:rPr>
          <w:rFonts w:ascii="Times" w:hAnsi="Times"/>
          <w:color w:val="000000" w:themeColor="text1"/>
        </w:rPr>
        <w:t>The following Figure-8 shows such a geometric arrangement of unit radius circle.</w:t>
      </w:r>
    </w:p>
    <w:p w14:paraId="39ADF42C" w14:textId="2D91A91C" w:rsidR="00AC7A48" w:rsidRPr="002E48C9" w:rsidRDefault="00AC7A48" w:rsidP="004D198A">
      <w:pPr>
        <w:spacing w:line="360" w:lineRule="auto"/>
        <w:jc w:val="center"/>
        <w:rPr>
          <w:rFonts w:ascii="Times" w:hAnsi="Times"/>
          <w:b/>
          <w:bCs/>
          <w:noProof/>
          <w:color w:val="000000" w:themeColor="text1"/>
          <w:lang w:val="en-US"/>
        </w:rPr>
      </w:pPr>
      <w:r w:rsidRPr="002E48C9">
        <w:rPr>
          <w:rFonts w:ascii="Times" w:hAnsi="Times"/>
          <w:b/>
          <w:bCs/>
          <w:noProof/>
          <w:color w:val="000000" w:themeColor="text1"/>
          <w:lang w:val="en-US"/>
        </w:rPr>
        <mc:AlternateContent>
          <mc:Choice Requires="wps">
            <w:drawing>
              <wp:anchor distT="0" distB="0" distL="114300" distR="114300" simplePos="0" relativeHeight="251711488" behindDoc="0" locked="0" layoutInCell="1" allowOverlap="1" wp14:anchorId="64828EF2" wp14:editId="68BF010D">
                <wp:simplePos x="0" y="0"/>
                <wp:positionH relativeFrom="column">
                  <wp:posOffset>2429596</wp:posOffset>
                </wp:positionH>
                <wp:positionV relativeFrom="paragraph">
                  <wp:posOffset>1040269</wp:posOffset>
                </wp:positionV>
                <wp:extent cx="527832" cy="281354"/>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7832" cy="281354"/>
                        </a:xfrm>
                        <a:prstGeom prst="rect">
                          <a:avLst/>
                        </a:prstGeom>
                        <a:noFill/>
                        <a:ln w="6350">
                          <a:noFill/>
                        </a:ln>
                      </wps:spPr>
                      <wps:txb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28EF2" id="Text Box 13" o:spid="_x0000_s1049" type="#_x0000_t202" style="position:absolute;left:0;text-align:left;margin-left:191.3pt;margin-top:81.9pt;width:41.55pt;height:2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" filled="f" stroked="f" strokeweight=".5pt">
                <v:textbox>
                  <w:txbxContent>
                    <w:p w14:paraId="7228B23C" w14:textId="31C58612" w:rsidR="00AC7A48" w:rsidRPr="008B0CB3" w:rsidRDefault="00AC7A48" w:rsidP="00AC7A48">
                      <w:pPr>
                        <w:rPr>
                          <w:lang w:val="en-US"/>
                        </w:rPr>
                      </w:pPr>
                      <w:r>
                        <w:rPr>
                          <w:lang w:val="en-US"/>
                        </w:rPr>
                        <w:t>(x,</w:t>
                      </w:r>
                      <w:r w:rsidR="00F47988">
                        <w:rPr>
                          <w:lang w:val="en-US"/>
                        </w:rPr>
                        <w:t xml:space="preserve"> </w:t>
                      </w:r>
                      <w:r>
                        <w:rPr>
                          <w:lang w:val="en-US"/>
                        </w:rPr>
                        <w:t>y)</w:t>
                      </w:r>
                    </w:p>
                  </w:txbxContent>
                </v:textbox>
              </v:shape>
            </w:pict>
          </mc:Fallback>
        </mc:AlternateContent>
      </w:r>
      <w:r w:rsidRPr="002E48C9">
        <w:rPr>
          <w:rFonts w:ascii="Times" w:hAnsi="Times"/>
          <w:b/>
          <w:bCs/>
          <w:noProof/>
          <w:color w:val="000000" w:themeColor="text1"/>
          <w:lang w:val="en-US"/>
        </w:rPr>
        <w:drawing>
          <wp:inline distT="0" distB="0" distL="0" distR="0" wp14:anchorId="0B132653" wp14:editId="78B1F5AC">
            <wp:extent cx="2540000" cy="2540000"/>
            <wp:effectExtent l="0" t="0" r="0" b="0"/>
            <wp:docPr id="105" name="Picture 10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Diagram, engineering drawing&#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40000" cy="2540000"/>
                    </a:xfrm>
                    <a:prstGeom prst="rect">
                      <a:avLst/>
                    </a:prstGeom>
                  </pic:spPr>
                </pic:pic>
              </a:graphicData>
            </a:graphic>
          </wp:inline>
        </w:drawing>
      </w:r>
    </w:p>
    <w:p w14:paraId="617D1080" w14:textId="4F231102" w:rsidR="00AC7A48" w:rsidRPr="002E48C9" w:rsidRDefault="00AC7A48" w:rsidP="004D198A">
      <w:pPr>
        <w:spacing w:line="360" w:lineRule="auto"/>
        <w:jc w:val="center"/>
        <w:rPr>
          <w:rFonts w:ascii="Times" w:hAnsi="Times"/>
          <w:noProof/>
          <w:color w:val="000000" w:themeColor="text1"/>
          <w:lang w:val="en-US"/>
        </w:rPr>
      </w:pPr>
      <w:r w:rsidRPr="002E48C9">
        <w:rPr>
          <w:rFonts w:ascii="Times" w:hAnsi="Times"/>
          <w:noProof/>
          <w:color w:val="000000" w:themeColor="text1"/>
          <w:lang w:val="en-US"/>
        </w:rPr>
        <w:t>Figure-</w:t>
      </w:r>
      <w:r w:rsidR="00A766DD">
        <w:rPr>
          <w:rFonts w:ascii="Times" w:hAnsi="Times"/>
          <w:noProof/>
          <w:color w:val="000000" w:themeColor="text1"/>
          <w:lang w:val="en-US"/>
        </w:rPr>
        <w:t>8:</w:t>
      </w:r>
      <w:r w:rsidRPr="002E48C9">
        <w:rPr>
          <w:rFonts w:ascii="Times" w:hAnsi="Times"/>
          <w:noProof/>
          <w:color w:val="000000" w:themeColor="text1"/>
          <w:lang w:val="en-US"/>
        </w:rPr>
        <w:t xml:space="preserve"> </w:t>
      </w:r>
      <w:r w:rsidR="003C6FE8">
        <w:rPr>
          <w:rFonts w:ascii="Times" w:hAnsi="Times"/>
          <w:noProof/>
          <w:color w:val="000000" w:themeColor="text1"/>
          <w:lang w:val="en-US"/>
        </w:rPr>
        <w:t xml:space="preserve">Underlying </w:t>
      </w:r>
      <w:r w:rsidRPr="002E48C9">
        <w:rPr>
          <w:rFonts w:ascii="Times" w:hAnsi="Times"/>
          <w:noProof/>
          <w:color w:val="000000" w:themeColor="text1"/>
          <w:lang w:val="en-US"/>
        </w:rPr>
        <w:t>Geomet</w:t>
      </w:r>
      <w:r w:rsidR="003C6FE8">
        <w:rPr>
          <w:rFonts w:ascii="Times" w:hAnsi="Times"/>
          <w:noProof/>
          <w:color w:val="000000" w:themeColor="text1"/>
          <w:lang w:val="en-US"/>
        </w:rPr>
        <w:t>ry of CA</w:t>
      </w:r>
    </w:p>
    <w:p w14:paraId="44DB7B38" w14:textId="77777777" w:rsidR="00A766DD" w:rsidRPr="002E48C9" w:rsidRDefault="00A766DD" w:rsidP="00AC7A48">
      <w:pPr>
        <w:spacing w:line="360" w:lineRule="auto"/>
        <w:rPr>
          <w:rFonts w:ascii="Times" w:hAnsi="Times"/>
          <w:b/>
          <w:bCs/>
          <w:color w:val="000000" w:themeColor="text1"/>
          <w:lang w:val="en-US"/>
        </w:rPr>
      </w:pPr>
    </w:p>
    <w:p w14:paraId="0C0D184F" w14:textId="4D924525" w:rsidR="00AC7A48" w:rsidRDefault="00AC7A48" w:rsidP="00AC7A48">
      <w:pPr>
        <w:pStyle w:val="NormalWeb"/>
        <w:shd w:val="clear" w:color="auto" w:fill="FFFFFF"/>
        <w:spacing w:before="0" w:beforeAutospacing="0" w:after="0" w:afterAutospacing="0" w:line="360" w:lineRule="auto"/>
        <w:rPr>
          <w:rFonts w:ascii="Times" w:hAnsi="Times"/>
          <w:color w:val="000000" w:themeColor="text1"/>
          <w:lang w:val="en-US"/>
        </w:rPr>
      </w:pPr>
      <w:r w:rsidRPr="002E48C9">
        <w:rPr>
          <w:rFonts w:ascii="Times" w:hAnsi="Times"/>
          <w:color w:val="000000" w:themeColor="text1"/>
          <w:lang w:val="en-US"/>
        </w:rPr>
        <w:t xml:space="preserve">To draw a </w:t>
      </w:r>
      <w:r w:rsidRPr="002E48C9">
        <w:rPr>
          <w:rFonts w:ascii="Times" w:hAnsi="Times"/>
          <w:color w:val="000000" w:themeColor="text1"/>
        </w:rPr>
        <w:t xml:space="preserve">circle </w:t>
      </w:r>
      <w:r w:rsidRPr="002E48C9">
        <w:rPr>
          <w:rFonts w:ascii="Times" w:hAnsi="Times"/>
          <w:color w:val="000000" w:themeColor="text1"/>
          <w:lang w:val="en-US"/>
        </w:rPr>
        <w:t>representing aberration</w:t>
      </w:r>
      <w:r w:rsidR="00656982">
        <w:rPr>
          <w:rFonts w:ascii="Times" w:hAnsi="Times"/>
          <w:color w:val="000000" w:themeColor="text1"/>
          <w:lang w:val="en-US"/>
        </w:rPr>
        <w:t xml:space="preserve"> as per above explanation if </w:t>
      </w:r>
      <w:r w:rsidRPr="002E48C9">
        <w:rPr>
          <w:rFonts w:ascii="Times" w:hAnsi="Times"/>
          <w:color w:val="000000" w:themeColor="text1"/>
          <w:lang w:val="en-US"/>
        </w:rPr>
        <w:t>we</w:t>
      </w:r>
      <w:r w:rsidRPr="002E48C9">
        <w:rPr>
          <w:rFonts w:ascii="Times" w:hAnsi="Times"/>
          <w:color w:val="000000" w:themeColor="text1"/>
        </w:rPr>
        <w:t xml:space="preserve"> draw 3 </w:t>
      </w:r>
      <w:r w:rsidRPr="002E48C9">
        <w:rPr>
          <w:rFonts w:ascii="Times" w:hAnsi="Times"/>
          <w:color w:val="000000" w:themeColor="text1"/>
          <w:lang w:val="en-US"/>
        </w:rPr>
        <w:t>circles</w:t>
      </w:r>
      <w:r w:rsidRPr="002E48C9">
        <w:rPr>
          <w:rFonts w:ascii="Times" w:hAnsi="Times"/>
          <w:color w:val="000000" w:themeColor="text1"/>
        </w:rPr>
        <w:t>, let’s call </w:t>
      </w:r>
      <w:r w:rsidRPr="002E48C9">
        <w:rPr>
          <w:rStyle w:val="marka7h8kv6y2"/>
          <w:rFonts w:ascii="Times" w:hAnsi="Times"/>
          <w:color w:val="000000" w:themeColor="text1"/>
          <w:bdr w:val="none" w:sz="0" w:space="0" w:color="auto" w:frame="1"/>
        </w:rPr>
        <w:t>the</w:t>
      </w:r>
      <w:r w:rsidRPr="002E48C9">
        <w:rPr>
          <w:rFonts w:ascii="Times" w:hAnsi="Times"/>
          <w:color w:val="000000" w:themeColor="text1"/>
        </w:rPr>
        <w:t>m 3 chromatic circles</w:t>
      </w:r>
      <w:r w:rsidRPr="002E48C9">
        <w:rPr>
          <w:rFonts w:ascii="Times" w:hAnsi="Times"/>
          <w:color w:val="000000" w:themeColor="text1"/>
          <w:lang w:val="en-US"/>
        </w:rPr>
        <w:t>. The</w:t>
      </w:r>
      <w:r w:rsidR="005561CC">
        <w:rPr>
          <w:rFonts w:ascii="Times" w:hAnsi="Times"/>
          <w:color w:val="000000" w:themeColor="text1"/>
          <w:lang w:val="en-US"/>
        </w:rPr>
        <w:t xml:space="preserve">n we can conclude the </w:t>
      </w:r>
      <w:r w:rsidRPr="002E48C9">
        <w:rPr>
          <w:rFonts w:ascii="Times" w:hAnsi="Times"/>
          <w:color w:val="000000" w:themeColor="text1"/>
          <w:lang w:val="en-US"/>
        </w:rPr>
        <w:t xml:space="preserve">technique </w:t>
      </w:r>
      <w:r w:rsidR="00CD0361">
        <w:rPr>
          <w:rFonts w:ascii="Times" w:hAnsi="Times"/>
          <w:color w:val="000000" w:themeColor="text1"/>
          <w:lang w:val="en-US"/>
        </w:rPr>
        <w:t>with the</w:t>
      </w:r>
      <w:r w:rsidR="005561CC">
        <w:rPr>
          <w:rFonts w:ascii="Times" w:hAnsi="Times"/>
          <w:color w:val="000000" w:themeColor="text1"/>
          <w:lang w:val="en-US"/>
        </w:rPr>
        <w:t xml:space="preserve"> following algorithm</w:t>
      </w:r>
      <w:r w:rsidRPr="002E48C9">
        <w:rPr>
          <w:rFonts w:ascii="Times" w:hAnsi="Times"/>
          <w:color w:val="000000" w:themeColor="text1"/>
          <w:lang w:val="en-US"/>
        </w:rPr>
        <w:t xml:space="preserve"> </w:t>
      </w:r>
      <w:r w:rsidR="00EB6821">
        <w:rPr>
          <w:rFonts w:ascii="Times" w:hAnsi="Times"/>
          <w:color w:val="000000" w:themeColor="text1"/>
          <w:lang w:val="en-US"/>
        </w:rPr>
        <w:t>–</w:t>
      </w:r>
      <w:r w:rsidRPr="002E48C9">
        <w:rPr>
          <w:rFonts w:ascii="Times" w:hAnsi="Times"/>
          <w:color w:val="000000" w:themeColor="text1"/>
          <w:lang w:val="en-US"/>
        </w:rPr>
        <w:t xml:space="preserve"> </w:t>
      </w:r>
    </w:p>
    <w:p w14:paraId="247CEA14" w14:textId="185A97FB" w:rsidR="00EB6821" w:rsidRPr="002E48C9" w:rsidRDefault="00EB6821" w:rsidP="00AC7A48">
      <w:pPr>
        <w:pStyle w:val="NormalWeb"/>
        <w:shd w:val="clear" w:color="auto" w:fill="FFFFFF"/>
        <w:spacing w:before="0" w:beforeAutospacing="0" w:after="0" w:afterAutospacing="0" w:line="360" w:lineRule="auto"/>
        <w:rPr>
          <w:rFonts w:ascii="Times" w:hAnsi="Times"/>
          <w:color w:val="000000" w:themeColor="text1"/>
        </w:rPr>
      </w:pPr>
      <w:r w:rsidRPr="00687950">
        <w:rPr>
          <w:rFonts w:ascii="Times" w:hAnsi="Times"/>
          <w:color w:val="000000" w:themeColor="text1"/>
          <w:sz w:val="23"/>
          <w:szCs w:val="23"/>
          <w:shd w:val="clear" w:color="auto" w:fill="FFFFFF"/>
          <w:lang w:val="en-US"/>
        </w:rPr>
        <w:lastRenderedPageBreak/>
        <w:t>---------------------------------------------------------------------------------------------------------------------</w:t>
      </w:r>
    </w:p>
    <w:p w14:paraId="0526FF21" w14:textId="62A00150"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lang w:val="en-US"/>
        </w:rPr>
        <w:t xml:space="preserve">Let’s consider the center of the target circle at </w:t>
      </w:r>
      <w:r w:rsidRPr="002E48C9">
        <w:rPr>
          <w:rFonts w:ascii="Times" w:hAnsi="Times"/>
          <w:color w:val="000000" w:themeColor="text1"/>
        </w:rPr>
        <w:t>(x, y)</w:t>
      </w:r>
      <w:r>
        <w:rPr>
          <w:rFonts w:ascii="Times" w:hAnsi="Times"/>
          <w:color w:val="000000" w:themeColor="text1"/>
        </w:rPr>
        <w:t>.</w:t>
      </w:r>
    </w:p>
    <w:p w14:paraId="2F5F36E6" w14:textId="23590E83" w:rsidR="00C32718" w:rsidRPr="00C32718" w:rsidRDefault="00C32718"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Radius (</w:t>
      </w:r>
      <w:r w:rsidRPr="002E48C9">
        <w:rPr>
          <w:rFonts w:ascii="Times" w:hAnsi="Times"/>
          <w:color w:val="000000" w:themeColor="text1"/>
        </w:rPr>
        <w:t>radial offset</w:t>
      </w:r>
      <w:r>
        <w:rPr>
          <w:rFonts w:ascii="Times" w:hAnsi="Times"/>
          <w:color w:val="000000" w:themeColor="text1"/>
        </w:rPr>
        <w:t>) of the circle is ‘r’ represents uncertainty.</w:t>
      </w:r>
    </w:p>
    <w:p w14:paraId="6D6A4253" w14:textId="743DE27E" w:rsidR="00AC7A48" w:rsidRPr="002E48C9" w:rsidRDefault="005561CC" w:rsidP="005561CC">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first chromatic circle with</w:t>
      </w:r>
      <w:r w:rsidR="00AC7A48" w:rsidRPr="002E48C9">
        <w:rPr>
          <w:rFonts w:ascii="Times" w:hAnsi="Times"/>
          <w:color w:val="000000" w:themeColor="text1"/>
        </w:rPr>
        <w:t xml:space="preserve"> color (</w:t>
      </w:r>
      <w:r>
        <w:rPr>
          <w:rFonts w:ascii="Times" w:hAnsi="Times"/>
          <w:color w:val="000000" w:themeColor="text1"/>
        </w:rPr>
        <w:t>R</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(x, y + r)</w:t>
      </w:r>
      <w:r>
        <w:rPr>
          <w:rFonts w:ascii="Times" w:hAnsi="Times"/>
          <w:color w:val="000000" w:themeColor="text1"/>
        </w:rPr>
        <w:t xml:space="preserve"> where ‘r’ denotes red color channel.</w:t>
      </w:r>
    </w:p>
    <w:p w14:paraId="207F49C3" w14:textId="24157776" w:rsidR="00AC7A48" w:rsidRPr="002E48C9"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00AC7A48" w:rsidRPr="002E48C9">
        <w:rPr>
          <w:rFonts w:ascii="Times" w:hAnsi="Times"/>
          <w:color w:val="000000" w:themeColor="text1"/>
        </w:rPr>
        <w:t xml:space="preserve"> </w:t>
      </w:r>
      <w:r>
        <w:rPr>
          <w:rFonts w:ascii="Times" w:hAnsi="Times"/>
          <w:color w:val="000000" w:themeColor="text1"/>
        </w:rPr>
        <w:t>chromatic circle with</w:t>
      </w:r>
      <w:r w:rsidR="00AC7A48" w:rsidRPr="002E48C9">
        <w:rPr>
          <w:rFonts w:ascii="Times" w:hAnsi="Times"/>
          <w:color w:val="000000" w:themeColor="text1"/>
        </w:rPr>
        <w:t xml:space="preserve"> color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G</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0"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1"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w:t>
      </w:r>
      <w:r>
        <w:rPr>
          <w:rFonts w:ascii="Times" w:hAnsi="Times"/>
          <w:color w:val="000000" w:themeColor="text1"/>
        </w:rPr>
        <w:t xml:space="preserve"> where ‘</w:t>
      </w:r>
      <w:r w:rsidR="00A451F7">
        <w:rPr>
          <w:rFonts w:ascii="Times" w:hAnsi="Times"/>
          <w:color w:val="000000" w:themeColor="text1"/>
        </w:rPr>
        <w:t>G</w:t>
      </w:r>
      <w:r>
        <w:rPr>
          <w:rFonts w:ascii="Times" w:hAnsi="Times"/>
          <w:color w:val="000000" w:themeColor="text1"/>
        </w:rPr>
        <w:t>’ denotes green color channel.</w:t>
      </w:r>
    </w:p>
    <w:p w14:paraId="56161F2C" w14:textId="25F60516" w:rsidR="00AC7A48" w:rsidRPr="0084273C" w:rsidRDefault="005561CC" w:rsidP="00AC7A48">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Pr>
          <w:rFonts w:ascii="Times" w:hAnsi="Times"/>
          <w:color w:val="000000" w:themeColor="text1"/>
        </w:rPr>
        <w:t>Draw second</w:t>
      </w:r>
      <w:r w:rsidRPr="002E48C9">
        <w:rPr>
          <w:rFonts w:ascii="Times" w:hAnsi="Times"/>
          <w:color w:val="000000" w:themeColor="text1"/>
        </w:rPr>
        <w:t xml:space="preserve"> </w:t>
      </w:r>
      <w:r>
        <w:rPr>
          <w:rFonts w:ascii="Times" w:hAnsi="Times"/>
          <w:color w:val="000000" w:themeColor="text1"/>
        </w:rPr>
        <w:t>chromatic circle with</w:t>
      </w:r>
      <w:r w:rsidRPr="002E48C9">
        <w:rPr>
          <w:rFonts w:ascii="Times" w:hAnsi="Times"/>
          <w:color w:val="000000" w:themeColor="text1"/>
        </w:rPr>
        <w:t xml:space="preserve"> color </w:t>
      </w:r>
      <w:r w:rsidR="00AC7A48" w:rsidRPr="002E48C9">
        <w:rPr>
          <w:rFonts w:ascii="Times" w:hAnsi="Times"/>
          <w:color w:val="000000" w:themeColor="text1"/>
        </w:rPr>
        <w:t>(</w:t>
      </w:r>
      <w:r>
        <w:rPr>
          <w:rFonts w:ascii="Times" w:hAnsi="Times"/>
          <w:color w:val="000000" w:themeColor="text1"/>
        </w:rPr>
        <w:t>255</w:t>
      </w:r>
      <w:r w:rsidR="00AC7A48" w:rsidRPr="002E48C9">
        <w:rPr>
          <w:rFonts w:ascii="Times" w:hAnsi="Times"/>
          <w:color w:val="000000" w:themeColor="text1"/>
        </w:rPr>
        <w:t xml:space="preserve">, </w:t>
      </w:r>
      <w:r>
        <w:rPr>
          <w:rFonts w:ascii="Times" w:hAnsi="Times"/>
          <w:color w:val="000000" w:themeColor="text1"/>
        </w:rPr>
        <w:t>255</w:t>
      </w:r>
      <w:r w:rsidR="00AC7A48" w:rsidRPr="002E48C9">
        <w:rPr>
          <w:rFonts w:ascii="Times" w:hAnsi="Times"/>
          <w:color w:val="000000" w:themeColor="text1"/>
        </w:rPr>
        <w:t xml:space="preserve">, </w:t>
      </w:r>
      <w:r w:rsidR="00A451F7">
        <w:rPr>
          <w:rFonts w:ascii="Times" w:hAnsi="Times"/>
          <w:color w:val="000000" w:themeColor="text1"/>
        </w:rPr>
        <w:t>B</w:t>
      </w:r>
      <w:r w:rsidR="00AC7A48" w:rsidRPr="002E48C9">
        <w:rPr>
          <w:rFonts w:ascii="Times" w:hAnsi="Times"/>
          <w:color w:val="000000" w:themeColor="text1"/>
        </w:rPr>
        <w:t>) with a shifted location of (</w:t>
      </w:r>
      <m:oMath>
        <m:r>
          <w:rPr>
            <w:rFonts w:ascii="Cambria Math" w:hAnsi="Cambria Math"/>
            <w:color w:val="000000" w:themeColor="text1"/>
            <w:lang w:val="en-US"/>
          </w:rPr>
          <m:t>x+r*</m:t>
        </m:r>
        <m:f>
          <m:fPr>
            <m:ctrlPr>
              <w:ins w:id="2"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-√3</m:t>
            </m:r>
          </m:num>
          <m:den>
            <m:r>
              <w:rPr>
                <w:rFonts w:ascii="Cambria Math" w:hAnsi="Cambria Math"/>
                <w:color w:val="000000" w:themeColor="text1"/>
                <w:lang w:val="en-US"/>
              </w:rPr>
              <m:t>2</m:t>
            </m:r>
          </m:den>
        </m:f>
      </m:oMath>
      <w:r w:rsidR="00AC7A48" w:rsidRPr="002E48C9">
        <w:rPr>
          <w:rFonts w:ascii="Times" w:hAnsi="Times"/>
          <w:color w:val="000000" w:themeColor="text1"/>
        </w:rPr>
        <w:t xml:space="preserve">, </w:t>
      </w:r>
      <m:oMath>
        <m:r>
          <w:rPr>
            <w:rFonts w:ascii="Cambria Math" w:hAnsi="Cambria Math"/>
            <w:color w:val="000000" w:themeColor="text1"/>
            <w:lang w:val="en-US"/>
          </w:rPr>
          <m:t>y+r*</m:t>
        </m:r>
        <m:f>
          <m:fPr>
            <m:ctrlPr>
              <w:ins w:id="3" w:author="Rashid Islam" w:date="2022-01-16T14:40:00Z">
                <w:rPr>
                  <w:rFonts w:ascii="Cambria Math" w:hAnsi="Cambria Math"/>
                  <w:i/>
                  <w:color w:val="000000" w:themeColor="text1"/>
                  <w:lang w:val="en-US"/>
                </w:rPr>
              </w:ins>
            </m:ctrlPr>
          </m:fPr>
          <m:num>
            <m:r>
              <w:rPr>
                <w:rFonts w:ascii="Cambria Math" w:hAnsi="Cambria Math"/>
                <w:color w:val="000000" w:themeColor="text1"/>
                <w:lang w:val="en-US"/>
              </w:rPr>
              <m:t>+1</m:t>
            </m:r>
          </m:num>
          <m:den>
            <m:r>
              <w:rPr>
                <w:rFonts w:ascii="Cambria Math" w:hAnsi="Cambria Math"/>
                <w:color w:val="000000" w:themeColor="text1"/>
                <w:lang w:val="en-US"/>
              </w:rPr>
              <m:t>2</m:t>
            </m:r>
          </m:den>
        </m:f>
      </m:oMath>
      <w:r w:rsidR="00AC7A48" w:rsidRPr="002E48C9">
        <w:rPr>
          <w:rFonts w:ascii="Times" w:hAnsi="Times"/>
          <w:color w:val="000000" w:themeColor="text1"/>
        </w:rPr>
        <w:t>) </w:t>
      </w:r>
      <w:r>
        <w:rPr>
          <w:rFonts w:ascii="Times" w:hAnsi="Times"/>
          <w:color w:val="000000" w:themeColor="text1"/>
        </w:rPr>
        <w:t>where ‘</w:t>
      </w:r>
      <w:r w:rsidR="00A451F7">
        <w:rPr>
          <w:rFonts w:ascii="Times" w:hAnsi="Times"/>
          <w:color w:val="000000" w:themeColor="text1"/>
        </w:rPr>
        <w:t>B</w:t>
      </w:r>
      <w:r>
        <w:rPr>
          <w:rFonts w:ascii="Times" w:hAnsi="Times"/>
          <w:color w:val="000000" w:themeColor="text1"/>
        </w:rPr>
        <w:t>’ denotes blue color channel.</w:t>
      </w:r>
    </w:p>
    <w:p w14:paraId="40754CA2" w14:textId="66469F02" w:rsidR="0084273C" w:rsidRPr="00EB6821" w:rsidRDefault="0084273C" w:rsidP="00EB6821">
      <w:pPr>
        <w:pStyle w:val="NormalWeb"/>
        <w:numPr>
          <w:ilvl w:val="0"/>
          <w:numId w:val="11"/>
        </w:numPr>
        <w:shd w:val="clear" w:color="auto" w:fill="FFFFFF"/>
        <w:spacing w:before="0" w:beforeAutospacing="0" w:after="0" w:afterAutospacing="0" w:line="360" w:lineRule="auto"/>
        <w:rPr>
          <w:rFonts w:ascii="Times" w:hAnsi="Times"/>
          <w:color w:val="000000" w:themeColor="text1"/>
          <w:lang w:val="en-US"/>
        </w:rPr>
      </w:pPr>
      <w:r w:rsidRPr="00EB6821">
        <w:rPr>
          <w:rFonts w:ascii="Times" w:hAnsi="Times"/>
          <w:color w:val="000000" w:themeColor="text1"/>
        </w:rPr>
        <w:t xml:space="preserve">Apply </w:t>
      </w:r>
      <w:proofErr w:type="spellStart"/>
      <w:r w:rsidR="00EB6821" w:rsidRPr="00EB6821">
        <w:rPr>
          <w:rFonts w:ascii="Times" w:hAnsi="Times"/>
          <w:color w:val="000000" w:themeColor="text1"/>
        </w:rPr>
        <w:t>css</w:t>
      </w:r>
      <w:proofErr w:type="spellEnd"/>
      <w:r w:rsidR="00EB6821" w:rsidRPr="00EB6821">
        <w:rPr>
          <w:rFonts w:ascii="Times" w:hAnsi="Times"/>
          <w:color w:val="000000" w:themeColor="text1"/>
        </w:rPr>
        <w:t xml:space="preserve"> </w:t>
      </w:r>
      <w:r w:rsidRPr="00EB6821">
        <w:rPr>
          <w:rFonts w:ascii="Times" w:hAnsi="Times"/>
          <w:color w:val="000000" w:themeColor="text1"/>
        </w:rPr>
        <w:t>‘</w:t>
      </w:r>
      <w:r w:rsidRPr="00EB6821">
        <w:rPr>
          <w:rFonts w:ascii="Times" w:hAnsi="Times" w:cs="Menlo"/>
          <w:color w:val="000000" w:themeColor="text1"/>
        </w:rPr>
        <w:t>mix-blend-mode’</w:t>
      </w:r>
      <w:r w:rsidR="00EB6821" w:rsidRPr="00EB6821">
        <w:rPr>
          <w:rFonts w:ascii="Times" w:hAnsi="Times" w:cs="Menlo"/>
          <w:color w:val="000000" w:themeColor="text1"/>
        </w:rPr>
        <w:t xml:space="preserve"> to ‘darken’ to blend all three circles</w:t>
      </w:r>
      <w:r w:rsidR="00693930">
        <w:rPr>
          <w:rFonts w:ascii="Times" w:hAnsi="Times" w:cs="Menlo"/>
          <w:color w:val="000000" w:themeColor="text1"/>
        </w:rPr>
        <w:t xml:space="preserve"> to get the resultant CA appearance</w:t>
      </w:r>
      <w:r w:rsidR="00EB6821" w:rsidRPr="00EB6821">
        <w:rPr>
          <w:rFonts w:ascii="Times" w:hAnsi="Times" w:cs="Menlo"/>
          <w:color w:val="000000" w:themeColor="text1"/>
        </w:rPr>
        <w:t>.</w:t>
      </w:r>
    </w:p>
    <w:p w14:paraId="02C87966" w14:textId="75131109" w:rsidR="00EB6821" w:rsidRPr="00900308" w:rsidRDefault="00EB6821" w:rsidP="00EB6821">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Algorithm</w:t>
      </w:r>
      <w:r w:rsidR="005D10C0">
        <w:rPr>
          <w:rFonts w:ascii="Times" w:hAnsi="Times"/>
          <w:color w:val="000000" w:themeColor="text1"/>
        </w:rPr>
        <w:t>-7</w:t>
      </w:r>
      <w:r w:rsidRPr="002E48C9">
        <w:rPr>
          <w:rFonts w:ascii="Times" w:hAnsi="Times"/>
          <w:color w:val="000000" w:themeColor="text1"/>
        </w:rPr>
        <w:t xml:space="preserve">: </w:t>
      </w:r>
      <w:r>
        <w:rPr>
          <w:rFonts w:ascii="Times" w:hAnsi="Times"/>
          <w:color w:val="000000" w:themeColor="text1"/>
        </w:rPr>
        <w:t xml:space="preserve"> CA </w:t>
      </w:r>
      <w:r w:rsidR="00872903">
        <w:rPr>
          <w:rFonts w:ascii="Times" w:hAnsi="Times"/>
          <w:color w:val="000000" w:themeColor="text1"/>
        </w:rPr>
        <w:t>C</w:t>
      </w:r>
      <w:r>
        <w:rPr>
          <w:rFonts w:ascii="Times" w:hAnsi="Times"/>
          <w:color w:val="000000" w:themeColor="text1"/>
        </w:rPr>
        <w:t xml:space="preserve">onstruction </w:t>
      </w:r>
      <w:r w:rsidR="00872903">
        <w:rPr>
          <w:rFonts w:ascii="Times" w:hAnsi="Times"/>
          <w:color w:val="000000" w:themeColor="text1"/>
        </w:rPr>
        <w:t>F</w:t>
      </w:r>
      <w:r>
        <w:rPr>
          <w:rFonts w:ascii="Times" w:hAnsi="Times"/>
          <w:color w:val="000000" w:themeColor="text1"/>
        </w:rPr>
        <w:t>ormula</w:t>
      </w:r>
    </w:p>
    <w:p w14:paraId="453A926A" w14:textId="730FC692" w:rsidR="003C749E" w:rsidRDefault="003C749E" w:rsidP="00501A93">
      <w:pPr>
        <w:spacing w:line="360" w:lineRule="auto"/>
        <w:rPr>
          <w:rFonts w:ascii="Times" w:hAnsi="Times"/>
          <w:b/>
          <w:bCs/>
          <w:color w:val="000000" w:themeColor="text1"/>
          <w:lang w:val="en-US"/>
        </w:rPr>
      </w:pPr>
    </w:p>
    <w:p w14:paraId="3F41B59E" w14:textId="4BBCEFB3" w:rsidR="003C749E" w:rsidRPr="00AF5E92" w:rsidRDefault="004D198A" w:rsidP="00AF5E92">
      <w:pPr>
        <w:pStyle w:val="NormalWeb"/>
        <w:shd w:val="clear" w:color="auto" w:fill="FFFFFF"/>
        <w:spacing w:before="0" w:beforeAutospacing="0" w:after="0" w:afterAutospacing="0" w:line="360" w:lineRule="auto"/>
        <w:jc w:val="both"/>
        <w:rPr>
          <w:rFonts w:ascii="Times" w:hAnsi="Times"/>
          <w:color w:val="000000" w:themeColor="text1"/>
          <w:lang w:val="en-US"/>
        </w:rPr>
      </w:pPr>
      <w:r>
        <w:rPr>
          <w:rFonts w:ascii="Times" w:hAnsi="Times"/>
          <w:b/>
          <w:bCs/>
          <w:color w:val="000000" w:themeColor="text1"/>
          <w:lang w:val="en-US"/>
        </w:rPr>
        <w:t>3. 10</w:t>
      </w:r>
      <w:r w:rsidR="00872A84">
        <w:rPr>
          <w:rFonts w:ascii="Times" w:hAnsi="Times"/>
          <w:b/>
          <w:bCs/>
          <w:color w:val="000000" w:themeColor="text1"/>
          <w:lang w:val="en-US"/>
        </w:rPr>
        <w:tab/>
      </w:r>
      <w:r>
        <w:rPr>
          <w:rFonts w:ascii="Times" w:hAnsi="Times"/>
          <w:b/>
          <w:bCs/>
          <w:color w:val="000000" w:themeColor="text1"/>
          <w:lang w:val="en-US"/>
        </w:rPr>
        <w:t>Example</w:t>
      </w:r>
      <w:r w:rsidR="00C63109">
        <w:rPr>
          <w:rFonts w:ascii="Times" w:hAnsi="Times"/>
          <w:b/>
          <w:bCs/>
          <w:color w:val="000000" w:themeColor="text1"/>
          <w:lang w:val="en-US"/>
        </w:rPr>
        <w:t>s</w:t>
      </w:r>
      <w:r>
        <w:rPr>
          <w:rFonts w:ascii="Times" w:hAnsi="Times"/>
          <w:b/>
          <w:bCs/>
          <w:color w:val="000000" w:themeColor="text1"/>
          <w:lang w:val="en-US"/>
        </w:rPr>
        <w:t xml:space="preserve"> of CA</w:t>
      </w:r>
      <w:r w:rsidR="00C364D3">
        <w:rPr>
          <w:rFonts w:ascii="Times" w:hAnsi="Times"/>
          <w:b/>
          <w:bCs/>
          <w:color w:val="000000" w:themeColor="text1"/>
          <w:lang w:val="en-US"/>
        </w:rPr>
        <w:t xml:space="preserve"> in </w:t>
      </w:r>
      <w:r w:rsidR="00C63109">
        <w:rPr>
          <w:rFonts w:ascii="Times" w:hAnsi="Times"/>
          <w:b/>
          <w:bCs/>
          <w:color w:val="000000" w:themeColor="text1"/>
          <w:lang w:val="en-US"/>
        </w:rPr>
        <w:t>Shapes</w:t>
      </w:r>
      <w:r w:rsidR="00C364D3">
        <w:rPr>
          <w:rFonts w:ascii="Times" w:hAnsi="Times"/>
          <w:b/>
          <w:bCs/>
          <w:color w:val="000000" w:themeColor="text1"/>
          <w:lang w:val="en-US"/>
        </w:rPr>
        <w:tab/>
      </w:r>
      <w:r w:rsidR="00872A84">
        <w:rPr>
          <w:rFonts w:ascii="Times" w:hAnsi="Times"/>
          <w:b/>
          <w:bCs/>
          <w:color w:val="000000" w:themeColor="text1"/>
          <w:lang w:val="en-US"/>
        </w:rPr>
        <w:br/>
      </w:r>
      <w:r w:rsidR="00872A84" w:rsidRPr="002E48C9">
        <w:rPr>
          <w:rFonts w:ascii="Times" w:hAnsi="Times"/>
          <w:color w:val="000000" w:themeColor="text1"/>
          <w:lang w:val="en-US"/>
        </w:rPr>
        <w:t>By using the above formula</w:t>
      </w:r>
      <w:r w:rsidR="00872A84">
        <w:rPr>
          <w:rFonts w:ascii="Times" w:hAnsi="Times"/>
          <w:color w:val="000000" w:themeColor="text1"/>
          <w:lang w:val="en-US"/>
        </w:rPr>
        <w:t xml:space="preserve"> explained in</w:t>
      </w:r>
      <w:r w:rsidR="00583773">
        <w:rPr>
          <w:rFonts w:ascii="Times" w:hAnsi="Times"/>
          <w:color w:val="000000" w:themeColor="text1"/>
          <w:lang w:val="en-US"/>
        </w:rPr>
        <w:t xml:space="preserve"> section</w:t>
      </w:r>
      <w:r w:rsidR="00872A84">
        <w:rPr>
          <w:rFonts w:ascii="Times" w:hAnsi="Times"/>
          <w:color w:val="000000" w:themeColor="text1"/>
          <w:lang w:val="en-US"/>
        </w:rPr>
        <w:t xml:space="preserve"> 3.9</w:t>
      </w:r>
      <w:r w:rsidR="00872A84" w:rsidRPr="002E48C9">
        <w:rPr>
          <w:rFonts w:ascii="Times" w:hAnsi="Times"/>
          <w:color w:val="000000" w:themeColor="text1"/>
          <w:lang w:val="en-US"/>
        </w:rPr>
        <w:t xml:space="preserve">, a resultant aberration is presented with the uncertainty for the country </w:t>
      </w:r>
      <w:r w:rsidR="00872A84">
        <w:rPr>
          <w:rFonts w:ascii="Times" w:hAnsi="Times"/>
          <w:color w:val="000000" w:themeColor="text1"/>
          <w:lang w:val="en-US"/>
        </w:rPr>
        <w:t>India</w:t>
      </w:r>
      <w:r w:rsidR="00872A84" w:rsidRPr="002E48C9">
        <w:rPr>
          <w:rFonts w:ascii="Times" w:hAnsi="Times"/>
          <w:color w:val="000000" w:themeColor="text1"/>
          <w:lang w:val="en-US"/>
        </w:rPr>
        <w:t xml:space="preserve"> (</w:t>
      </w:r>
      <w:r w:rsidR="00872A84">
        <w:rPr>
          <w:rFonts w:ascii="Times" w:hAnsi="Times"/>
          <w:color w:val="000000" w:themeColor="text1"/>
          <w:lang w:val="en-US"/>
        </w:rPr>
        <w:t>IND</w:t>
      </w:r>
      <w:r w:rsidR="00872A84" w:rsidRPr="002E48C9">
        <w:rPr>
          <w:rFonts w:ascii="Times" w:hAnsi="Times"/>
          <w:color w:val="000000" w:themeColor="text1"/>
          <w:lang w:val="en-US"/>
        </w:rPr>
        <w:t xml:space="preserve">) in </w:t>
      </w:r>
      <w:r w:rsidR="00580658">
        <w:rPr>
          <w:rFonts w:ascii="Times" w:hAnsi="Times"/>
          <w:color w:val="000000" w:themeColor="text1"/>
          <w:lang w:val="en-US"/>
        </w:rPr>
        <w:t>F</w:t>
      </w:r>
      <w:r w:rsidR="00872A84" w:rsidRPr="002E48C9">
        <w:rPr>
          <w:rFonts w:ascii="Times" w:hAnsi="Times"/>
          <w:color w:val="000000" w:themeColor="text1"/>
          <w:lang w:val="en-US"/>
        </w:rPr>
        <w:t>igure</w:t>
      </w:r>
      <w:r w:rsidR="00580658">
        <w:rPr>
          <w:rFonts w:ascii="Times" w:hAnsi="Times"/>
          <w:color w:val="000000" w:themeColor="text1"/>
          <w:lang w:val="en-US"/>
        </w:rPr>
        <w:t>-9</w:t>
      </w:r>
      <w:r w:rsidR="00583773">
        <w:rPr>
          <w:rFonts w:ascii="Times" w:hAnsi="Times"/>
          <w:color w:val="000000" w:themeColor="text1"/>
          <w:lang w:val="en-US"/>
        </w:rPr>
        <w:t xml:space="preserve"> below</w:t>
      </w:r>
      <w:r w:rsidR="00872A84" w:rsidRPr="002E48C9">
        <w:rPr>
          <w:rFonts w:ascii="Times" w:hAnsi="Times"/>
          <w:color w:val="000000" w:themeColor="text1"/>
          <w:lang w:val="en-US"/>
        </w:rPr>
        <w:t xml:space="preserve">. </w:t>
      </w:r>
      <w:r w:rsidR="00AF5E92">
        <w:rPr>
          <w:rFonts w:ascii="Times" w:hAnsi="Times"/>
          <w:color w:val="000000" w:themeColor="text1"/>
          <w:lang w:val="en-US"/>
        </w:rPr>
        <w:t>Center dark</w:t>
      </w:r>
      <w:r w:rsidR="00693930">
        <w:rPr>
          <w:rFonts w:ascii="Times" w:hAnsi="Times"/>
          <w:color w:val="000000" w:themeColor="text1"/>
          <w:lang w:val="en-US"/>
        </w:rPr>
        <w:t>-</w:t>
      </w:r>
      <w:r w:rsidR="00AF5E92">
        <w:rPr>
          <w:rFonts w:ascii="Times" w:hAnsi="Times"/>
          <w:color w:val="000000" w:themeColor="text1"/>
          <w:lang w:val="en-US"/>
        </w:rPr>
        <w:t xml:space="preserve">grey area represents the </w:t>
      </w:r>
      <w:r w:rsidR="00693930">
        <w:rPr>
          <w:rFonts w:ascii="Times" w:hAnsi="Times"/>
          <w:color w:val="000000" w:themeColor="text1"/>
          <w:lang w:val="en-US"/>
        </w:rPr>
        <w:t xml:space="preserve">predicted </w:t>
      </w:r>
      <w:r w:rsidR="00AF5E92">
        <w:rPr>
          <w:rFonts w:ascii="Times" w:hAnsi="Times"/>
          <w:color w:val="000000" w:themeColor="text1"/>
          <w:lang w:val="en-US"/>
        </w:rPr>
        <w:t xml:space="preserve">number of new </w:t>
      </w:r>
      <w:r w:rsidR="00693930">
        <w:rPr>
          <w:rFonts w:ascii="Times" w:hAnsi="Times"/>
          <w:color w:val="000000" w:themeColor="text1"/>
          <w:lang w:val="en-US"/>
        </w:rPr>
        <w:t>cases,</w:t>
      </w:r>
      <w:r w:rsidR="00AF5E92">
        <w:rPr>
          <w:rFonts w:ascii="Times" w:hAnsi="Times"/>
          <w:color w:val="000000" w:themeColor="text1"/>
          <w:lang w:val="en-US"/>
        </w:rPr>
        <w:t xml:space="preserve"> and the </w:t>
      </w:r>
      <w:r w:rsidR="000034F9">
        <w:rPr>
          <w:rFonts w:ascii="Times" w:hAnsi="Times"/>
          <w:color w:val="000000" w:themeColor="text1"/>
          <w:lang w:val="en-US"/>
        </w:rPr>
        <w:t xml:space="preserve">bright colorful </w:t>
      </w:r>
      <w:r w:rsidR="00AF5E92">
        <w:rPr>
          <w:rFonts w:ascii="Times" w:hAnsi="Times"/>
          <w:color w:val="000000" w:themeColor="text1"/>
          <w:lang w:val="en-US"/>
        </w:rPr>
        <w:t>edge</w:t>
      </w:r>
      <w:r w:rsidR="00B00919">
        <w:rPr>
          <w:rFonts w:ascii="Times" w:hAnsi="Times"/>
          <w:color w:val="000000" w:themeColor="text1"/>
          <w:lang w:val="en-US"/>
        </w:rPr>
        <w:t>s</w:t>
      </w:r>
      <w:r w:rsidR="00AF5E92">
        <w:rPr>
          <w:rFonts w:ascii="Times" w:hAnsi="Times"/>
          <w:color w:val="000000" w:themeColor="text1"/>
          <w:lang w:val="en-US"/>
        </w:rPr>
        <w:t xml:space="preserve"> </w:t>
      </w:r>
      <w:r w:rsidR="00693930">
        <w:rPr>
          <w:rFonts w:ascii="Times" w:hAnsi="Times"/>
          <w:color w:val="000000" w:themeColor="text1"/>
          <w:lang w:val="en-US"/>
        </w:rPr>
        <w:t xml:space="preserve">represent the amount of uncertainty </w:t>
      </w:r>
      <w:r w:rsidR="00194350">
        <w:rPr>
          <w:rFonts w:ascii="Times" w:hAnsi="Times"/>
          <w:color w:val="000000" w:themeColor="text1"/>
          <w:lang w:val="en-US"/>
        </w:rPr>
        <w:t>in</w:t>
      </w:r>
      <w:r w:rsidR="00693930">
        <w:rPr>
          <w:rFonts w:ascii="Times" w:hAnsi="Times"/>
          <w:color w:val="000000" w:themeColor="text1"/>
          <w:lang w:val="en-US"/>
        </w:rPr>
        <w:t xml:space="preserve"> that predictio</w:t>
      </w:r>
      <w:r w:rsidR="00B00919">
        <w:rPr>
          <w:rFonts w:ascii="Times" w:hAnsi="Times"/>
          <w:color w:val="000000" w:themeColor="text1"/>
          <w:lang w:val="en-US"/>
        </w:rPr>
        <w:t>n</w:t>
      </w:r>
      <w:r w:rsidR="000416C2">
        <w:rPr>
          <w:rFonts w:ascii="Times" w:hAnsi="Times"/>
          <w:color w:val="000000" w:themeColor="text1"/>
          <w:lang w:val="en-US"/>
        </w:rPr>
        <w:t>.</w:t>
      </w:r>
    </w:p>
    <w:p w14:paraId="1564910C" w14:textId="774DC944" w:rsidR="00B85CB7" w:rsidRDefault="00B85CB7" w:rsidP="00C63109">
      <w:pPr>
        <w:spacing w:line="360" w:lineRule="auto"/>
        <w:rPr>
          <w:rFonts w:ascii="Times" w:hAnsi="Times"/>
          <w:b/>
          <w:bCs/>
          <w:noProof/>
          <w:color w:val="000000" w:themeColor="text1"/>
          <w:lang w:val="en-US"/>
        </w:rPr>
      </w:pPr>
      <w:r>
        <w:rPr>
          <w:rFonts w:ascii="Times" w:hAnsi="Times"/>
          <w:b/>
          <w:bCs/>
          <w:noProof/>
          <w:color w:val="000000" w:themeColor="text1"/>
          <w:lang w:val="en-US"/>
        </w:rPr>
        <mc:AlternateContent>
          <mc:Choice Requires="wps">
            <w:drawing>
              <wp:anchor distT="0" distB="0" distL="114300" distR="114300" simplePos="0" relativeHeight="251715584" behindDoc="0" locked="0" layoutInCell="1" allowOverlap="1" wp14:anchorId="30B76C5B" wp14:editId="451E2C72">
                <wp:simplePos x="0" y="0"/>
                <wp:positionH relativeFrom="column">
                  <wp:posOffset>3309097</wp:posOffset>
                </wp:positionH>
                <wp:positionV relativeFrom="paragraph">
                  <wp:posOffset>1734820</wp:posOffset>
                </wp:positionV>
                <wp:extent cx="2049780" cy="271145"/>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049780" cy="271145"/>
                        </a:xfrm>
                        <a:prstGeom prst="rect">
                          <a:avLst/>
                        </a:prstGeom>
                        <a:solidFill>
                          <a:schemeClr val="lt1"/>
                        </a:solidFill>
                        <a:ln w="6350">
                          <a:noFill/>
                        </a:ln>
                      </wps:spPr>
                      <wps:txbx>
                        <w:txbxContent>
                          <w:p w14:paraId="3B2AA0E4" w14:textId="78455A76" w:rsidR="00C63109" w:rsidRPr="00C63109" w:rsidRDefault="00C63109" w:rsidP="00C63109">
                            <w:pPr>
                              <w:pStyle w:val="ListParagraph"/>
                              <w:numPr>
                                <w:ilvl w:val="0"/>
                                <w:numId w:val="33"/>
                              </w:numPr>
                              <w:rPr>
                                <w:lang w:val="en-US"/>
                              </w:rPr>
                            </w:pPr>
                            <w:r>
                              <w:rPr>
                                <w:lang w:val="en-US"/>
                              </w:rPr>
                              <w:t>90%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B76C5B" id="Text Box 43" o:spid="_x0000_s1050" type="#_x0000_t202" style="position:absolute;margin-left:260.55pt;margin-top:136.6pt;width:161.4pt;height:21.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" fillcolor="white [3201]" stroked="f" strokeweight=".5pt">
                <v:textbox>
                  <w:txbxContent>
                    <w:p w14:paraId="3B2AA0E4" w14:textId="78455A76" w:rsidR="00C63109" w:rsidRPr="00C63109" w:rsidRDefault="00C63109" w:rsidP="00C63109">
                      <w:pPr>
                        <w:pStyle w:val="ListParagraph"/>
                        <w:numPr>
                          <w:ilvl w:val="0"/>
                          <w:numId w:val="33"/>
                        </w:numPr>
                        <w:rPr>
                          <w:lang w:val="en-US"/>
                        </w:rPr>
                      </w:pPr>
                      <w:r>
                        <w:rPr>
                          <w:lang w:val="en-US"/>
                        </w:rPr>
                        <w:t>90% uncertainty</w:t>
                      </w:r>
                    </w:p>
                  </w:txbxContent>
                </v:textbox>
              </v:shape>
            </w:pict>
          </mc:Fallback>
        </mc:AlternateContent>
      </w:r>
      <w:r>
        <w:rPr>
          <w:rFonts w:ascii="Times" w:hAnsi="Times"/>
          <w:b/>
          <w:bCs/>
          <w:noProof/>
          <w:color w:val="000000" w:themeColor="text1"/>
          <w:lang w:val="en-US"/>
        </w:rPr>
        <mc:AlternateContent>
          <mc:Choice Requires="wps">
            <w:drawing>
              <wp:anchor distT="0" distB="0" distL="114300" distR="114300" simplePos="0" relativeHeight="251713536" behindDoc="0" locked="0" layoutInCell="1" allowOverlap="1" wp14:anchorId="787A8927" wp14:editId="66507B57">
                <wp:simplePos x="0" y="0"/>
                <wp:positionH relativeFrom="column">
                  <wp:posOffset>244475</wp:posOffset>
                </wp:positionH>
                <wp:positionV relativeFrom="paragraph">
                  <wp:posOffset>1698513</wp:posOffset>
                </wp:positionV>
                <wp:extent cx="2049780" cy="27114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49780" cy="271145"/>
                        </a:xfrm>
                        <a:prstGeom prst="rect">
                          <a:avLst/>
                        </a:prstGeom>
                        <a:solidFill>
                          <a:schemeClr val="lt1"/>
                        </a:solidFill>
                        <a:ln w="6350">
                          <a:noFill/>
                        </a:ln>
                      </wps:spPr>
                      <wps:txbx>
                        <w:txbxContent>
                          <w:p w14:paraId="16A17A1E" w14:textId="66BCBAE2" w:rsidR="00C63109" w:rsidRPr="00C63109" w:rsidRDefault="00C63109" w:rsidP="00C63109">
                            <w:pPr>
                              <w:pStyle w:val="ListParagraph"/>
                              <w:numPr>
                                <w:ilvl w:val="0"/>
                                <w:numId w:val="33"/>
                              </w:numPr>
                              <w:rPr>
                                <w:lang w:val="en-US"/>
                              </w:rPr>
                            </w:pPr>
                            <w:r>
                              <w:rPr>
                                <w:lang w:val="en-US"/>
                              </w:rPr>
                              <w:t>10%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A8927" id="Text Box 41" o:spid="_x0000_s1051" type="#_x0000_t202" style="position:absolute;margin-left:19.25pt;margin-top:133.75pt;width:161.4pt;height:21.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" fillcolor="white [3201]" stroked="f" strokeweight=".5pt">
                <v:textbox>
                  <w:txbxContent>
                    <w:p w14:paraId="16A17A1E" w14:textId="66BCBAE2" w:rsidR="00C63109" w:rsidRPr="00C63109" w:rsidRDefault="00C63109" w:rsidP="00C63109">
                      <w:pPr>
                        <w:pStyle w:val="ListParagraph"/>
                        <w:numPr>
                          <w:ilvl w:val="0"/>
                          <w:numId w:val="33"/>
                        </w:numPr>
                        <w:rPr>
                          <w:lang w:val="en-US"/>
                        </w:rPr>
                      </w:pPr>
                      <w:r>
                        <w:rPr>
                          <w:lang w:val="en-US"/>
                        </w:rPr>
                        <w:t>10% uncertainty</w:t>
                      </w:r>
                    </w:p>
                  </w:txbxContent>
                </v:textbox>
              </v:shape>
            </w:pict>
          </mc:Fallback>
        </mc:AlternateContent>
      </w:r>
      <w:r w:rsidR="00C63109">
        <w:rPr>
          <w:rFonts w:ascii="Times" w:hAnsi="Times"/>
          <w:b/>
          <w:bCs/>
          <w:noProof/>
          <w:color w:val="000000" w:themeColor="text1"/>
          <w:lang w:val="en-US"/>
        </w:rPr>
        <w:t xml:space="preserve">         </w:t>
      </w:r>
      <w:r w:rsidR="00C63109">
        <w:rPr>
          <w:rFonts w:ascii="Times" w:hAnsi="Times"/>
          <w:b/>
          <w:bCs/>
          <w:noProof/>
          <w:color w:val="000000" w:themeColor="text1"/>
          <w:lang w:val="en-US"/>
        </w:rPr>
        <w:drawing>
          <wp:inline distT="0" distB="0" distL="0" distR="0" wp14:anchorId="7D9C4EEA" wp14:editId="7B2528D6">
            <wp:extent cx="1798655" cy="1764330"/>
            <wp:effectExtent l="0" t="0" r="5080" b="1270"/>
            <wp:docPr id="40" name="Picture 40"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hape, circ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7445" cy="1772952"/>
                    </a:xfrm>
                    <a:prstGeom prst="rect">
                      <a:avLst/>
                    </a:prstGeom>
                  </pic:spPr>
                </pic:pic>
              </a:graphicData>
            </a:graphic>
          </wp:inline>
        </w:drawing>
      </w:r>
      <w:r w:rsidR="00C364D3" w:rsidRPr="00C364D3">
        <w:rPr>
          <w:rFonts w:ascii="Times" w:hAnsi="Times"/>
          <w:b/>
          <w:bCs/>
          <w:noProof/>
          <w:color w:val="000000" w:themeColor="text1"/>
          <w:lang w:val="en-US"/>
        </w:rPr>
        <w:t xml:space="preserve"> </w:t>
      </w:r>
      <w:r w:rsidR="00C63109">
        <w:rPr>
          <w:rFonts w:ascii="Times" w:hAnsi="Times"/>
          <w:b/>
          <w:bCs/>
          <w:noProof/>
          <w:color w:val="000000" w:themeColor="text1"/>
          <w:lang w:val="en-US"/>
        </w:rPr>
        <w:t xml:space="preserve">                             </w:t>
      </w:r>
      <w:r w:rsidR="00C63109">
        <w:rPr>
          <w:rFonts w:ascii="Times" w:hAnsi="Times"/>
          <w:b/>
          <w:bCs/>
          <w:noProof/>
          <w:color w:val="000000" w:themeColor="text1"/>
          <w:lang w:val="en-US"/>
        </w:rPr>
        <w:drawing>
          <wp:inline distT="0" distB="0" distL="0" distR="0" wp14:anchorId="2409B611" wp14:editId="545965D3">
            <wp:extent cx="1731210" cy="1698172"/>
            <wp:effectExtent l="0" t="0" r="0" b="3810"/>
            <wp:docPr id="37" name="Picture 37"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venn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60056" cy="1726468"/>
                    </a:xfrm>
                    <a:prstGeom prst="rect">
                      <a:avLst/>
                    </a:prstGeom>
                  </pic:spPr>
                </pic:pic>
              </a:graphicData>
            </a:graphic>
          </wp:inline>
        </w:drawing>
      </w:r>
      <w:r w:rsidR="00C63109">
        <w:rPr>
          <w:rFonts w:ascii="Times" w:hAnsi="Times"/>
          <w:b/>
          <w:bCs/>
          <w:noProof/>
          <w:color w:val="000000" w:themeColor="text1"/>
          <w:lang w:val="en-US"/>
        </w:rPr>
        <w:t xml:space="preserve">      </w:t>
      </w:r>
    </w:p>
    <w:p w14:paraId="603091C4" w14:textId="06514842" w:rsidR="00C63109" w:rsidRDefault="00C63109" w:rsidP="00C63109">
      <w:pPr>
        <w:spacing w:line="360" w:lineRule="auto"/>
        <w:rPr>
          <w:rFonts w:ascii="Times" w:hAnsi="Times"/>
          <w:b/>
          <w:bCs/>
          <w:noProof/>
          <w:color w:val="000000" w:themeColor="text1"/>
          <w:lang w:val="en-US"/>
        </w:rPr>
      </w:pPr>
      <w:r>
        <w:rPr>
          <w:rFonts w:ascii="Times" w:hAnsi="Times"/>
          <w:b/>
          <w:bCs/>
          <w:noProof/>
          <w:color w:val="000000" w:themeColor="text1"/>
          <w:lang w:val="en-US"/>
        </w:rPr>
        <w:t xml:space="preserve">    </w:t>
      </w:r>
    </w:p>
    <w:p w14:paraId="728CFD97" w14:textId="7E72151A" w:rsidR="00C63109" w:rsidRDefault="00B85CB7" w:rsidP="00C63109">
      <w:pPr>
        <w:spacing w:line="360" w:lineRule="auto"/>
        <w:rPr>
          <w:rFonts w:ascii="Times" w:hAnsi="Times"/>
          <w:b/>
          <w:bCs/>
          <w:noProof/>
          <w:color w:val="000000" w:themeColor="text1"/>
          <w:lang w:val="en-US"/>
        </w:rPr>
      </w:pPr>
      <w:r>
        <w:rPr>
          <w:rFonts w:ascii="Times" w:hAnsi="Times"/>
          <w:b/>
          <w:bCs/>
          <w:noProof/>
          <w:color w:val="000000" w:themeColor="text1"/>
          <w:lang w:val="en-US"/>
        </w:rPr>
        <w:lastRenderedPageBreak/>
        <mc:AlternateContent>
          <mc:Choice Requires="wps">
            <w:drawing>
              <wp:anchor distT="0" distB="0" distL="114300" distR="114300" simplePos="0" relativeHeight="251719680" behindDoc="0" locked="0" layoutInCell="1" allowOverlap="1" wp14:anchorId="4A5625DD" wp14:editId="32C6F905">
                <wp:simplePos x="0" y="0"/>
                <wp:positionH relativeFrom="column">
                  <wp:posOffset>3323702</wp:posOffset>
                </wp:positionH>
                <wp:positionV relativeFrom="paragraph">
                  <wp:posOffset>1492250</wp:posOffset>
                </wp:positionV>
                <wp:extent cx="1685925" cy="271145"/>
                <wp:effectExtent l="0" t="0" r="3175" b="0"/>
                <wp:wrapNone/>
                <wp:docPr id="45" name="Text Box 45"/>
                <wp:cNvGraphicFramePr/>
                <a:graphic xmlns:a="http://schemas.openxmlformats.org/drawingml/2006/main">
                  <a:graphicData uri="http://schemas.microsoft.com/office/word/2010/wordprocessingShape">
                    <wps:wsp>
                      <wps:cNvSpPr txBox="1"/>
                      <wps:spPr>
                        <a:xfrm>
                          <a:off x="0" y="0"/>
                          <a:ext cx="1685925" cy="271145"/>
                        </a:xfrm>
                        <a:prstGeom prst="rect">
                          <a:avLst/>
                        </a:prstGeom>
                        <a:solidFill>
                          <a:schemeClr val="lt1"/>
                        </a:solidFill>
                        <a:ln w="6350">
                          <a:noFill/>
                        </a:ln>
                      </wps:spPr>
                      <wps:txbx>
                        <w:txbxContent>
                          <w:p w14:paraId="511F07D2" w14:textId="607BA094" w:rsidR="00C63109" w:rsidRPr="00C63109" w:rsidRDefault="00C63109" w:rsidP="00C63109">
                            <w:pPr>
                              <w:pStyle w:val="ListParagraph"/>
                              <w:numPr>
                                <w:ilvl w:val="0"/>
                                <w:numId w:val="33"/>
                              </w:numPr>
                              <w:rPr>
                                <w:lang w:val="en-US"/>
                              </w:rPr>
                            </w:pPr>
                            <w:r>
                              <w:rPr>
                                <w:lang w:val="en-US"/>
                              </w:rPr>
                              <w:t>40%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625DD" id="Text Box 45" o:spid="_x0000_s1052" type="#_x0000_t202" style="position:absolute;margin-left:261.7pt;margin-top:117.5pt;width:132.75pt;height:21.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" fillcolor="white [3201]" stroked="f" strokeweight=".5pt">
                <v:textbox>
                  <w:txbxContent>
                    <w:p w14:paraId="511F07D2" w14:textId="607BA094" w:rsidR="00C63109" w:rsidRPr="00C63109" w:rsidRDefault="00C63109" w:rsidP="00C63109">
                      <w:pPr>
                        <w:pStyle w:val="ListParagraph"/>
                        <w:numPr>
                          <w:ilvl w:val="0"/>
                          <w:numId w:val="33"/>
                        </w:numPr>
                        <w:rPr>
                          <w:lang w:val="en-US"/>
                        </w:rPr>
                      </w:pPr>
                      <w:r>
                        <w:rPr>
                          <w:lang w:val="en-US"/>
                        </w:rPr>
                        <w:t>40% uncertainty</w:t>
                      </w:r>
                    </w:p>
                  </w:txbxContent>
                </v:textbox>
              </v:shape>
            </w:pict>
          </mc:Fallback>
        </mc:AlternateContent>
      </w:r>
      <w:r>
        <w:rPr>
          <w:rFonts w:ascii="Times" w:hAnsi="Times"/>
          <w:b/>
          <w:bCs/>
          <w:noProof/>
          <w:color w:val="000000" w:themeColor="text1"/>
          <w:lang w:val="en-US"/>
        </w:rPr>
        <mc:AlternateContent>
          <mc:Choice Requires="wps">
            <w:drawing>
              <wp:anchor distT="0" distB="0" distL="114300" distR="114300" simplePos="0" relativeHeight="251717632" behindDoc="0" locked="0" layoutInCell="1" allowOverlap="1" wp14:anchorId="20C2E8A2" wp14:editId="79A08EA9">
                <wp:simplePos x="0" y="0"/>
                <wp:positionH relativeFrom="column">
                  <wp:posOffset>241160</wp:posOffset>
                </wp:positionH>
                <wp:positionV relativeFrom="paragraph">
                  <wp:posOffset>1462210</wp:posOffset>
                </wp:positionV>
                <wp:extent cx="1898804" cy="271145"/>
                <wp:effectExtent l="0" t="0" r="6350" b="0"/>
                <wp:wrapNone/>
                <wp:docPr id="44" name="Text Box 44"/>
                <wp:cNvGraphicFramePr/>
                <a:graphic xmlns:a="http://schemas.openxmlformats.org/drawingml/2006/main">
                  <a:graphicData uri="http://schemas.microsoft.com/office/word/2010/wordprocessingShape">
                    <wps:wsp>
                      <wps:cNvSpPr txBox="1"/>
                      <wps:spPr>
                        <a:xfrm>
                          <a:off x="0" y="0"/>
                          <a:ext cx="1898804" cy="271145"/>
                        </a:xfrm>
                        <a:prstGeom prst="rect">
                          <a:avLst/>
                        </a:prstGeom>
                        <a:solidFill>
                          <a:schemeClr val="lt1"/>
                        </a:solidFill>
                        <a:ln w="6350">
                          <a:noFill/>
                        </a:ln>
                      </wps:spPr>
                      <wps:txbx>
                        <w:txbxContent>
                          <w:p w14:paraId="17AC662B" w14:textId="0FEA390E" w:rsidR="00C63109" w:rsidRPr="00C63109" w:rsidRDefault="00C63109" w:rsidP="00C63109">
                            <w:pPr>
                              <w:pStyle w:val="ListParagraph"/>
                              <w:numPr>
                                <w:ilvl w:val="0"/>
                                <w:numId w:val="33"/>
                              </w:numPr>
                              <w:rPr>
                                <w:lang w:val="en-US"/>
                              </w:rPr>
                            </w:pPr>
                            <w:r>
                              <w:rPr>
                                <w:lang w:val="en-US"/>
                              </w:rPr>
                              <w:t>7% uncertainty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2E8A2" id="Text Box 44" o:spid="_x0000_s1053" type="#_x0000_t202" style="position:absolute;margin-left:19pt;margin-top:115.15pt;width:149.5pt;height:21.3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" fillcolor="white [3201]" stroked="f" strokeweight=".5pt">
                <v:textbox>
                  <w:txbxContent>
                    <w:p w14:paraId="17AC662B" w14:textId="0FEA390E" w:rsidR="00C63109" w:rsidRPr="00C63109" w:rsidRDefault="00C63109" w:rsidP="00C63109">
                      <w:pPr>
                        <w:pStyle w:val="ListParagraph"/>
                        <w:numPr>
                          <w:ilvl w:val="0"/>
                          <w:numId w:val="33"/>
                        </w:numPr>
                        <w:rPr>
                          <w:lang w:val="en-US"/>
                        </w:rPr>
                      </w:pPr>
                      <w:r>
                        <w:rPr>
                          <w:lang w:val="en-US"/>
                        </w:rPr>
                        <w:t>7% uncertainty</w:t>
                      </w:r>
                    </w:p>
                  </w:txbxContent>
                </v:textbox>
              </v:shape>
            </w:pict>
          </mc:Fallback>
        </mc:AlternateContent>
      </w:r>
      <w:r w:rsidR="00C63109">
        <w:rPr>
          <w:rFonts w:ascii="Times" w:hAnsi="Times"/>
          <w:b/>
          <w:bCs/>
          <w:noProof/>
          <w:color w:val="000000" w:themeColor="text1"/>
          <w:lang w:val="en-US"/>
        </w:rPr>
        <w:t xml:space="preserve">           </w:t>
      </w:r>
      <w:r w:rsidR="00C63109">
        <w:rPr>
          <w:rFonts w:ascii="Times" w:hAnsi="Times"/>
          <w:b/>
          <w:bCs/>
          <w:noProof/>
          <w:color w:val="000000" w:themeColor="text1"/>
          <w:lang w:val="en-US"/>
        </w:rPr>
        <w:drawing>
          <wp:inline distT="0" distB="0" distL="0" distR="0" wp14:anchorId="21AB2CB5" wp14:editId="23483DBF">
            <wp:extent cx="1668538" cy="1557495"/>
            <wp:effectExtent l="0" t="0" r="0" b="5080"/>
            <wp:docPr id="38" name="Picture 38"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hape, rectangle, squ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702769" cy="1589448"/>
                    </a:xfrm>
                    <a:prstGeom prst="rect">
                      <a:avLst/>
                    </a:prstGeom>
                  </pic:spPr>
                </pic:pic>
              </a:graphicData>
            </a:graphic>
          </wp:inline>
        </w:drawing>
      </w:r>
      <w:r w:rsidR="00C63109">
        <w:rPr>
          <w:rFonts w:ascii="Times" w:hAnsi="Times"/>
          <w:b/>
          <w:bCs/>
          <w:noProof/>
          <w:color w:val="000000" w:themeColor="text1"/>
          <w:lang w:val="en-US"/>
        </w:rPr>
        <w:t xml:space="preserve">                                   </w:t>
      </w:r>
      <w:r w:rsidR="00C364D3">
        <w:rPr>
          <w:rFonts w:ascii="Times" w:hAnsi="Times"/>
          <w:b/>
          <w:bCs/>
          <w:noProof/>
          <w:color w:val="000000" w:themeColor="text1"/>
          <w:lang w:val="en-US"/>
        </w:rPr>
        <w:drawing>
          <wp:inline distT="0" distB="0" distL="0" distR="0" wp14:anchorId="39CD3A85" wp14:editId="48ACC25D">
            <wp:extent cx="1776918" cy="1577591"/>
            <wp:effectExtent l="0" t="0" r="127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856088" cy="1647880"/>
                    </a:xfrm>
                    <a:prstGeom prst="rect">
                      <a:avLst/>
                    </a:prstGeom>
                  </pic:spPr>
                </pic:pic>
              </a:graphicData>
            </a:graphic>
          </wp:inline>
        </w:drawing>
      </w:r>
      <w:r w:rsidR="00C63109">
        <w:rPr>
          <w:rFonts w:ascii="Times" w:hAnsi="Times"/>
          <w:b/>
          <w:bCs/>
          <w:noProof/>
          <w:color w:val="000000" w:themeColor="text1"/>
          <w:lang w:val="en-US"/>
        </w:rPr>
        <w:t xml:space="preserve">    </w:t>
      </w:r>
    </w:p>
    <w:p w14:paraId="2BD5C935" w14:textId="282D9D97" w:rsidR="00C364D3" w:rsidRDefault="00C63109" w:rsidP="00C63109">
      <w:pPr>
        <w:spacing w:line="360" w:lineRule="auto"/>
        <w:rPr>
          <w:rFonts w:ascii="Times" w:hAnsi="Times"/>
          <w:b/>
          <w:bCs/>
          <w:noProof/>
          <w:color w:val="000000" w:themeColor="text1"/>
          <w:lang w:val="en-US"/>
        </w:rPr>
      </w:pPr>
      <w:r>
        <w:rPr>
          <w:rFonts w:ascii="Times" w:hAnsi="Times"/>
          <w:b/>
          <w:bCs/>
          <w:noProof/>
          <w:color w:val="000000" w:themeColor="text1"/>
          <w:lang w:val="en-US"/>
        </w:rPr>
        <w:t xml:space="preserve">          </w:t>
      </w:r>
    </w:p>
    <w:p w14:paraId="1B67997B" w14:textId="63A9BFCA" w:rsidR="004D198A" w:rsidRDefault="004D198A" w:rsidP="00C364D3">
      <w:pPr>
        <w:spacing w:line="360" w:lineRule="auto"/>
        <w:jc w:val="center"/>
        <w:rPr>
          <w:rFonts w:ascii="Times" w:hAnsi="Times"/>
          <w:b/>
          <w:bCs/>
          <w:color w:val="000000" w:themeColor="text1"/>
          <w:lang w:val="en-US"/>
        </w:rPr>
      </w:pPr>
      <w:r>
        <w:rPr>
          <w:rFonts w:ascii="Times" w:hAnsi="Times"/>
          <w:b/>
          <w:bCs/>
          <w:color w:val="000000" w:themeColor="text1"/>
          <w:lang w:val="en-US"/>
        </w:rPr>
        <w:t xml:space="preserve">Figure 9: </w:t>
      </w:r>
      <w:r>
        <w:rPr>
          <w:rFonts w:ascii="Times" w:hAnsi="Times"/>
          <w:noProof/>
          <w:color w:val="000000" w:themeColor="text1"/>
          <w:lang w:val="en-US"/>
        </w:rPr>
        <w:t>Example</w:t>
      </w:r>
      <w:r w:rsidRPr="002E48C9">
        <w:rPr>
          <w:rFonts w:ascii="Times" w:hAnsi="Times"/>
          <w:noProof/>
          <w:color w:val="000000" w:themeColor="text1"/>
          <w:lang w:val="en-US"/>
        </w:rPr>
        <w:t xml:space="preserve"> </w:t>
      </w:r>
      <w:r>
        <w:rPr>
          <w:rFonts w:ascii="Times" w:hAnsi="Times"/>
          <w:noProof/>
          <w:color w:val="000000" w:themeColor="text1"/>
          <w:lang w:val="en-US"/>
        </w:rPr>
        <w:t>CA</w:t>
      </w:r>
      <w:r w:rsidR="00C364D3">
        <w:rPr>
          <w:rFonts w:ascii="Times" w:hAnsi="Times"/>
          <w:noProof/>
          <w:color w:val="000000" w:themeColor="text1"/>
          <w:lang w:val="en-US"/>
        </w:rPr>
        <w:t xml:space="preserve"> on Bubble and Rectangle</w:t>
      </w:r>
    </w:p>
    <w:p w14:paraId="19B473D2" w14:textId="3ACBFC5B" w:rsidR="003C749E" w:rsidRDefault="003C749E" w:rsidP="00501A93">
      <w:pPr>
        <w:spacing w:line="360" w:lineRule="auto"/>
        <w:rPr>
          <w:rFonts w:ascii="Times" w:hAnsi="Times"/>
          <w:b/>
          <w:bCs/>
          <w:color w:val="000000" w:themeColor="text1"/>
          <w:lang w:val="en-US"/>
        </w:rPr>
      </w:pPr>
    </w:p>
    <w:p w14:paraId="3E9D0A52" w14:textId="7A876D16" w:rsidR="003C749E" w:rsidRPr="00C364D3" w:rsidRDefault="00B00919" w:rsidP="00F71520">
      <w:pPr>
        <w:spacing w:line="360" w:lineRule="auto"/>
        <w:jc w:val="both"/>
        <w:rPr>
          <w:rFonts w:ascii="Times" w:hAnsi="Times"/>
          <w:color w:val="000000" w:themeColor="text1"/>
          <w:lang w:val="en-US"/>
        </w:rPr>
      </w:pPr>
      <w:r>
        <w:rPr>
          <w:rFonts w:ascii="Times" w:hAnsi="Times"/>
          <w:color w:val="000000" w:themeColor="text1"/>
          <w:lang w:val="en-US"/>
        </w:rPr>
        <w:t>We have depicted the amount (in percentage) of uncertainties holds in every instance of the representation for a prediction</w:t>
      </w:r>
      <w:r w:rsidR="00C364D3">
        <w:rPr>
          <w:rFonts w:ascii="Times" w:hAnsi="Times"/>
          <w:color w:val="000000" w:themeColor="text1"/>
          <w:lang w:val="en-US"/>
        </w:rPr>
        <w:t xml:space="preserve">. </w:t>
      </w:r>
      <w:r w:rsidR="00F71520">
        <w:rPr>
          <w:rFonts w:ascii="Times" w:hAnsi="Times"/>
          <w:color w:val="000000" w:themeColor="text1"/>
          <w:lang w:val="en-US"/>
        </w:rPr>
        <w:t>Same formula as explained in previous section</w:t>
      </w:r>
      <w:r>
        <w:rPr>
          <w:rFonts w:ascii="Times" w:hAnsi="Times"/>
          <w:color w:val="000000" w:themeColor="text1"/>
          <w:lang w:val="en-US"/>
        </w:rPr>
        <w:t xml:space="preserve"> (3.8)</w:t>
      </w:r>
      <w:r w:rsidR="00F71520">
        <w:rPr>
          <w:rFonts w:ascii="Times" w:hAnsi="Times"/>
          <w:color w:val="000000" w:themeColor="text1"/>
          <w:lang w:val="en-US"/>
        </w:rPr>
        <w:t xml:space="preserve"> has been used to draw both the circ</w:t>
      </w:r>
      <w:r>
        <w:rPr>
          <w:rFonts w:ascii="Times" w:hAnsi="Times"/>
          <w:color w:val="000000" w:themeColor="text1"/>
          <w:lang w:val="en-US"/>
        </w:rPr>
        <w:t>ular</w:t>
      </w:r>
      <w:r w:rsidR="00F71520">
        <w:rPr>
          <w:rFonts w:ascii="Times" w:hAnsi="Times"/>
          <w:color w:val="000000" w:themeColor="text1"/>
          <w:lang w:val="en-US"/>
        </w:rPr>
        <w:t xml:space="preserve"> and rectang</w:t>
      </w:r>
      <w:r>
        <w:rPr>
          <w:rFonts w:ascii="Times" w:hAnsi="Times"/>
          <w:color w:val="000000" w:themeColor="text1"/>
          <w:lang w:val="en-US"/>
        </w:rPr>
        <w:t>ular shapes</w:t>
      </w:r>
      <w:r w:rsidR="00F71520">
        <w:rPr>
          <w:rFonts w:ascii="Times" w:hAnsi="Times"/>
          <w:color w:val="000000" w:themeColor="text1"/>
          <w:lang w:val="en-US"/>
        </w:rPr>
        <w:t xml:space="preserve">. We will show </w:t>
      </w:r>
      <w:r>
        <w:rPr>
          <w:rFonts w:ascii="Times" w:hAnsi="Times"/>
          <w:color w:val="000000" w:themeColor="text1"/>
          <w:lang w:val="en-US"/>
        </w:rPr>
        <w:t>more</w:t>
      </w:r>
      <w:r w:rsidR="00F71520">
        <w:rPr>
          <w:rFonts w:ascii="Times" w:hAnsi="Times"/>
          <w:color w:val="000000" w:themeColor="text1"/>
          <w:lang w:val="en-US"/>
        </w:rPr>
        <w:t xml:space="preserve"> example</w:t>
      </w:r>
      <w:r>
        <w:rPr>
          <w:rFonts w:ascii="Times" w:hAnsi="Times"/>
          <w:color w:val="000000" w:themeColor="text1"/>
          <w:lang w:val="en-US"/>
        </w:rPr>
        <w:t>s</w:t>
      </w:r>
      <w:r w:rsidR="00F71520">
        <w:rPr>
          <w:rFonts w:ascii="Times" w:hAnsi="Times"/>
          <w:color w:val="000000" w:themeColor="text1"/>
          <w:lang w:val="en-US"/>
        </w:rPr>
        <w:t xml:space="preserve"> in our user study</w:t>
      </w:r>
      <w:r>
        <w:rPr>
          <w:rFonts w:ascii="Times" w:hAnsi="Times"/>
          <w:color w:val="000000" w:themeColor="text1"/>
          <w:lang w:val="en-US"/>
        </w:rPr>
        <w:t xml:space="preserve"> representation</w:t>
      </w:r>
      <w:r w:rsidR="00F71520">
        <w:rPr>
          <w:rFonts w:ascii="Times" w:hAnsi="Times"/>
          <w:color w:val="000000" w:themeColor="text1"/>
          <w:lang w:val="en-US"/>
        </w:rPr>
        <w:t xml:space="preserve"> and </w:t>
      </w:r>
      <w:r w:rsidR="000E5B6A">
        <w:rPr>
          <w:rFonts w:ascii="Times" w:hAnsi="Times"/>
          <w:color w:val="000000" w:themeColor="text1"/>
          <w:lang w:val="en-US"/>
        </w:rPr>
        <w:t>actual application</w:t>
      </w:r>
      <w:r w:rsidR="00666975">
        <w:rPr>
          <w:rFonts w:ascii="Times" w:hAnsi="Times"/>
          <w:color w:val="000000" w:themeColor="text1"/>
          <w:lang w:val="en-US"/>
        </w:rPr>
        <w:t xml:space="preserve"> of uncertainty visualization</w:t>
      </w:r>
      <w:r>
        <w:rPr>
          <w:rFonts w:ascii="Times" w:hAnsi="Times"/>
          <w:color w:val="000000" w:themeColor="text1"/>
          <w:lang w:val="en-US"/>
        </w:rPr>
        <w:t xml:space="preserve"> in different charts</w:t>
      </w:r>
      <w:r w:rsidR="00F71520">
        <w:rPr>
          <w:rFonts w:ascii="Times" w:hAnsi="Times"/>
          <w:color w:val="000000" w:themeColor="text1"/>
          <w:lang w:val="en-US"/>
        </w:rPr>
        <w:t xml:space="preserve"> in </w:t>
      </w:r>
      <w:r w:rsidR="006879D8">
        <w:rPr>
          <w:rFonts w:ascii="Times" w:hAnsi="Times"/>
          <w:color w:val="000000" w:themeColor="text1"/>
          <w:lang w:val="en-US"/>
        </w:rPr>
        <w:t>next</w:t>
      </w:r>
      <w:r w:rsidR="00F71520">
        <w:rPr>
          <w:rFonts w:ascii="Times" w:hAnsi="Times"/>
          <w:color w:val="000000" w:themeColor="text1"/>
          <w:lang w:val="en-US"/>
        </w:rPr>
        <w:t xml:space="preserve"> </w:t>
      </w:r>
      <w:r w:rsidR="006879D8">
        <w:rPr>
          <w:rFonts w:ascii="Times" w:hAnsi="Times"/>
          <w:color w:val="000000" w:themeColor="text1"/>
          <w:lang w:val="en-US"/>
        </w:rPr>
        <w:t>chapters</w:t>
      </w:r>
      <w:r w:rsidR="00F71520">
        <w:rPr>
          <w:rFonts w:ascii="Times" w:hAnsi="Times"/>
          <w:color w:val="000000" w:themeColor="text1"/>
          <w:lang w:val="en-US"/>
        </w:rPr>
        <w:t>.</w:t>
      </w:r>
    </w:p>
    <w:p w14:paraId="0783EE4B" w14:textId="0531A93D" w:rsidR="00C364D3" w:rsidRDefault="00C364D3" w:rsidP="005D2026">
      <w:pPr>
        <w:spacing w:line="360" w:lineRule="auto"/>
        <w:rPr>
          <w:rFonts w:ascii="Times" w:hAnsi="Times"/>
          <w:b/>
          <w:bCs/>
          <w:color w:val="000000" w:themeColor="text1"/>
          <w:lang w:val="en-US"/>
        </w:rPr>
      </w:pPr>
    </w:p>
    <w:p w14:paraId="339DBFE1" w14:textId="7063F3EC" w:rsidR="005D2026" w:rsidRDefault="005D2026" w:rsidP="005D2026">
      <w:pPr>
        <w:spacing w:line="360" w:lineRule="auto"/>
        <w:rPr>
          <w:rFonts w:ascii="Times" w:hAnsi="Times"/>
          <w:b/>
          <w:bCs/>
          <w:color w:val="000000" w:themeColor="text1"/>
          <w:lang w:val="en-US"/>
        </w:rPr>
      </w:pPr>
      <w:r>
        <w:rPr>
          <w:rFonts w:ascii="Times" w:hAnsi="Times"/>
          <w:b/>
          <w:bCs/>
          <w:color w:val="000000" w:themeColor="text1"/>
          <w:lang w:val="en-US"/>
        </w:rPr>
        <w:t>3.10</w:t>
      </w:r>
      <w:r>
        <w:rPr>
          <w:rFonts w:ascii="Times" w:hAnsi="Times"/>
          <w:b/>
          <w:bCs/>
          <w:color w:val="000000" w:themeColor="text1"/>
          <w:lang w:val="en-US"/>
        </w:rPr>
        <w:tab/>
        <w:t xml:space="preserve">Texture </w:t>
      </w:r>
      <w:r w:rsidR="007F6D76">
        <w:rPr>
          <w:rFonts w:ascii="Times" w:hAnsi="Times"/>
          <w:b/>
          <w:bCs/>
          <w:color w:val="000000" w:themeColor="text1"/>
          <w:lang w:val="en-US"/>
        </w:rPr>
        <w:t xml:space="preserve">Pattern </w:t>
      </w:r>
      <w:r>
        <w:rPr>
          <w:rFonts w:ascii="Times" w:hAnsi="Times"/>
          <w:b/>
          <w:bCs/>
          <w:color w:val="000000" w:themeColor="text1"/>
          <w:lang w:val="en-US"/>
        </w:rPr>
        <w:t>Generation</w:t>
      </w:r>
    </w:p>
    <w:p w14:paraId="1D5FF39B" w14:textId="10CA0D6F" w:rsidR="00FB785C" w:rsidRDefault="004E48A3" w:rsidP="00495CCF">
      <w:pPr>
        <w:spacing w:line="360" w:lineRule="auto"/>
        <w:jc w:val="both"/>
        <w:rPr>
          <w:rFonts w:ascii="Times" w:hAnsi="Times"/>
          <w:color w:val="000000" w:themeColor="text1"/>
          <w:shd w:val="clear" w:color="auto" w:fill="FCFDFD"/>
        </w:rPr>
      </w:pPr>
      <w:r w:rsidRPr="004E48A3">
        <w:rPr>
          <w:rFonts w:ascii="Times" w:hAnsi="Times"/>
          <w:color w:val="000000" w:themeColor="text1"/>
          <w:shd w:val="clear" w:color="auto" w:fill="FFFFFF"/>
        </w:rPr>
        <w:t>Texture</w:t>
      </w:r>
      <w:r w:rsidRPr="00350746">
        <w:rPr>
          <w:rFonts w:ascii="Times" w:hAnsi="Times"/>
          <w:color w:val="000000" w:themeColor="text1"/>
          <w:shd w:val="clear" w:color="auto" w:fill="FFFFFF"/>
        </w:rPr>
        <w:t xml:space="preserve"> is extremely common in modern web </w:t>
      </w:r>
      <w:r w:rsidR="00BC28F9" w:rsidRPr="00350746">
        <w:rPr>
          <w:rFonts w:ascii="Times" w:hAnsi="Times"/>
          <w:color w:val="000000" w:themeColor="text1"/>
          <w:shd w:val="clear" w:color="auto" w:fill="FFFFFF"/>
        </w:rPr>
        <w:t>design,</w:t>
      </w:r>
      <w:r w:rsidR="00BC28F9" w:rsidRPr="00350746">
        <w:rPr>
          <w:rFonts w:ascii="Times" w:hAnsi="Times"/>
          <w:color w:val="000000" w:themeColor="text1"/>
        </w:rPr>
        <w:t xml:space="preserve"> </w:t>
      </w:r>
      <w:r w:rsidRPr="00350746">
        <w:rPr>
          <w:rFonts w:ascii="Times" w:hAnsi="Times"/>
          <w:color w:val="000000" w:themeColor="text1"/>
          <w:shd w:val="clear" w:color="auto" w:fill="FFFFFF"/>
        </w:rPr>
        <w:t xml:space="preserve">and it </w:t>
      </w:r>
      <w:r w:rsidRPr="004E48A3">
        <w:rPr>
          <w:rFonts w:ascii="Times" w:hAnsi="Times"/>
          <w:color w:val="000000" w:themeColor="text1"/>
          <w:shd w:val="clear" w:color="auto" w:fill="FFFFFF"/>
        </w:rPr>
        <w:t xml:space="preserve">can be used in countless different ways </w:t>
      </w:r>
      <w:r w:rsidR="00BC28F9" w:rsidRPr="00350746">
        <w:rPr>
          <w:rFonts w:ascii="Times" w:hAnsi="Times"/>
          <w:color w:val="000000" w:themeColor="text1"/>
          <w:shd w:val="clear" w:color="auto" w:fill="FFFFFF"/>
        </w:rPr>
        <w:t>in practical applications</w:t>
      </w:r>
      <w:r w:rsidRPr="004E48A3">
        <w:rPr>
          <w:rFonts w:ascii="Times" w:hAnsi="Times"/>
          <w:color w:val="000000" w:themeColor="text1"/>
          <w:shd w:val="clear" w:color="auto" w:fill="FFFFFF"/>
        </w:rPr>
        <w:t>.</w:t>
      </w:r>
      <w:r w:rsidRPr="00350746">
        <w:rPr>
          <w:rFonts w:ascii="Times" w:hAnsi="Times"/>
          <w:color w:val="000000" w:themeColor="text1"/>
        </w:rPr>
        <w:t xml:space="preserve"> </w:t>
      </w:r>
      <w:r w:rsidR="00BC28F9" w:rsidRPr="00350746">
        <w:rPr>
          <w:rFonts w:ascii="Times" w:hAnsi="Times"/>
          <w:color w:val="000000" w:themeColor="text1"/>
          <w:shd w:val="clear" w:color="auto" w:fill="FFFFFF"/>
        </w:rPr>
        <w:t xml:space="preserve">Textures in web design can be very subtle, so that the visitor hardly notices, or they can be a central point of the design. In some cases, textures are used to emphasize or deemphasize certain parts of the design. Because of the versatility of textures, they can be used </w:t>
      </w:r>
      <w:r w:rsidR="00E037BF" w:rsidRPr="00350746">
        <w:rPr>
          <w:rFonts w:ascii="Times" w:hAnsi="Times"/>
          <w:color w:val="000000" w:themeColor="text1"/>
          <w:shd w:val="clear" w:color="auto" w:fill="FFFFFF"/>
        </w:rPr>
        <w:t xml:space="preserve">or generated </w:t>
      </w:r>
      <w:r w:rsidR="00BC28F9" w:rsidRPr="00350746">
        <w:rPr>
          <w:rFonts w:ascii="Times" w:hAnsi="Times"/>
          <w:color w:val="000000" w:themeColor="text1"/>
          <w:shd w:val="clear" w:color="auto" w:fill="FFFFFF"/>
        </w:rPr>
        <w:t xml:space="preserve">in combination with many other design elements, such as typography, </w:t>
      </w:r>
      <w:r w:rsidR="00A50E73" w:rsidRPr="00350746">
        <w:rPr>
          <w:rFonts w:ascii="Times" w:hAnsi="Times"/>
          <w:color w:val="000000" w:themeColor="text1"/>
          <w:shd w:val="clear" w:color="auto" w:fill="FFFFFF"/>
        </w:rPr>
        <w:t>lighting,</w:t>
      </w:r>
      <w:r w:rsidR="00BC28F9" w:rsidRPr="00350746">
        <w:rPr>
          <w:rFonts w:ascii="Times" w:hAnsi="Times"/>
          <w:color w:val="000000" w:themeColor="text1"/>
          <w:shd w:val="clear" w:color="auto" w:fill="FFFFFF"/>
        </w:rPr>
        <w:t xml:space="preserve"> and colors.</w:t>
      </w:r>
      <w:r w:rsidR="00BC28F9" w:rsidRPr="00350746">
        <w:rPr>
          <w:rFonts w:ascii="Times" w:hAnsi="Times"/>
          <w:color w:val="000000" w:themeColor="text1"/>
        </w:rPr>
        <w:t xml:space="preserve"> </w:t>
      </w:r>
      <w:r w:rsidR="00A50E73" w:rsidRPr="00350746">
        <w:rPr>
          <w:rFonts w:ascii="Times" w:hAnsi="Times"/>
          <w:color w:val="000000" w:themeColor="text1"/>
        </w:rPr>
        <w:t>There is a subtle difference between pattern</w:t>
      </w:r>
      <w:r w:rsidR="006F5689" w:rsidRPr="00350746">
        <w:rPr>
          <w:rFonts w:ascii="Times" w:hAnsi="Times"/>
          <w:color w:val="000000" w:themeColor="text1"/>
        </w:rPr>
        <w:t>s</w:t>
      </w:r>
      <w:r w:rsidR="00A50E73" w:rsidRPr="00350746">
        <w:rPr>
          <w:rFonts w:ascii="Times" w:hAnsi="Times"/>
          <w:color w:val="000000" w:themeColor="text1"/>
        </w:rPr>
        <w:t xml:space="preserve"> and texture</w:t>
      </w:r>
      <w:r w:rsidR="006F5689" w:rsidRPr="00350746">
        <w:rPr>
          <w:rFonts w:ascii="Times" w:hAnsi="Times"/>
          <w:color w:val="000000" w:themeColor="text1"/>
        </w:rPr>
        <w:t>s</w:t>
      </w:r>
      <w:r w:rsidR="00FB785C" w:rsidRPr="00350746">
        <w:rPr>
          <w:rFonts w:ascii="Times" w:hAnsi="Times"/>
          <w:color w:val="000000" w:themeColor="text1"/>
        </w:rPr>
        <w:t xml:space="preserve">. </w:t>
      </w:r>
      <w:r w:rsidR="00FB785C" w:rsidRPr="00350746">
        <w:rPr>
          <w:rFonts w:ascii="Times" w:hAnsi="Times"/>
          <w:color w:val="000000" w:themeColor="text1"/>
          <w:shd w:val="clear" w:color="auto" w:fill="FCFDFD"/>
        </w:rPr>
        <w:t xml:space="preserve">Patterns are </w:t>
      </w:r>
      <w:r w:rsidR="00D67822" w:rsidRPr="00350746">
        <w:rPr>
          <w:rFonts w:ascii="Times" w:hAnsi="Times"/>
          <w:color w:val="000000" w:themeColor="text1"/>
          <w:shd w:val="clear" w:color="auto" w:fill="FCFDFD"/>
        </w:rPr>
        <w:t xml:space="preserve">visual element of </w:t>
      </w:r>
      <w:r w:rsidR="00FB785C" w:rsidRPr="00350746">
        <w:rPr>
          <w:rFonts w:ascii="Times" w:hAnsi="Times"/>
          <w:color w:val="000000" w:themeColor="text1"/>
          <w:shd w:val="clear" w:color="auto" w:fill="FCFDFD"/>
        </w:rPr>
        <w:t xml:space="preserve">geometric and mathematical structures that form </w:t>
      </w:r>
      <w:r w:rsidR="00FB785C" w:rsidRPr="00350746">
        <w:rPr>
          <w:rFonts w:ascii="Times" w:hAnsi="Times"/>
          <w:color w:val="000000" w:themeColor="text1"/>
          <w:bdr w:val="none" w:sz="0" w:space="0" w:color="auto" w:frame="1"/>
          <w:shd w:val="clear" w:color="auto" w:fill="FCFDFD"/>
        </w:rPr>
        <w:t>consistent and repeated</w:t>
      </w:r>
      <w:r w:rsidR="00D67822" w:rsidRPr="00350746">
        <w:rPr>
          <w:rFonts w:ascii="Times" w:hAnsi="Times"/>
          <w:color w:val="000000" w:themeColor="text1"/>
          <w:bdr w:val="none" w:sz="0" w:space="0" w:color="auto" w:frame="1"/>
          <w:shd w:val="clear" w:color="auto" w:fill="FCFDFD"/>
        </w:rPr>
        <w:t xml:space="preserve"> </w:t>
      </w:r>
      <w:r w:rsidR="00D67822" w:rsidRPr="00350746">
        <w:rPr>
          <w:rFonts w:ascii="Times" w:hAnsi="Times" w:cs="Arial"/>
          <w:color w:val="000000" w:themeColor="text1"/>
          <w:shd w:val="clear" w:color="auto" w:fill="FFFFFF"/>
        </w:rPr>
        <w:t>graphic shape on a surface</w:t>
      </w:r>
      <w:r w:rsidR="00FB785C" w:rsidRPr="00350746">
        <w:rPr>
          <w:rFonts w:ascii="Times" w:hAnsi="Times"/>
          <w:color w:val="000000" w:themeColor="text1"/>
          <w:shd w:val="clear" w:color="auto" w:fill="FCFDFD"/>
        </w:rPr>
        <w:t>.</w:t>
      </w:r>
      <w:r w:rsidR="00D67822" w:rsidRPr="00350746">
        <w:rPr>
          <w:rFonts w:ascii="Times" w:hAnsi="Times"/>
          <w:color w:val="000000" w:themeColor="text1"/>
          <w:shd w:val="clear" w:color="auto" w:fill="FCFDFD"/>
        </w:rPr>
        <w:t xml:space="preserve"> Visual activity across a surface is a texture when the structure forming the texture is based on irregular and random relationships over given areas.</w:t>
      </w:r>
      <w:r w:rsidR="00350746" w:rsidRPr="00350746">
        <w:rPr>
          <w:rFonts w:ascii="Times" w:hAnsi="Times"/>
          <w:color w:val="000000" w:themeColor="text1"/>
          <w:shd w:val="clear" w:color="auto" w:fill="FCFDFD"/>
        </w:rPr>
        <w:t xml:space="preserve"> There are various kinds of textures and one of them is visual textures and patterns fall in that category. So, in our perspective</w:t>
      </w:r>
      <w:r w:rsidR="000416C2">
        <w:rPr>
          <w:rFonts w:ascii="Times" w:hAnsi="Times"/>
          <w:color w:val="000000" w:themeColor="text1"/>
          <w:shd w:val="clear" w:color="auto" w:fill="FCFDFD"/>
        </w:rPr>
        <w:t>,</w:t>
      </w:r>
      <w:r w:rsidR="00350746" w:rsidRPr="00350746">
        <w:rPr>
          <w:rFonts w:ascii="Times" w:hAnsi="Times"/>
          <w:color w:val="000000" w:themeColor="text1"/>
          <w:shd w:val="clear" w:color="auto" w:fill="FCFDFD"/>
        </w:rPr>
        <w:t xml:space="preserve"> we build our textures with the help of SVG patterns where everyday predictions are presented with patterns and the collective outcome for the whole duration will be textures.</w:t>
      </w:r>
    </w:p>
    <w:p w14:paraId="70832A50" w14:textId="2A5871E1" w:rsidR="002B143F" w:rsidRDefault="002B143F" w:rsidP="002B143F">
      <w:pPr>
        <w:jc w:val="both"/>
        <w:rPr>
          <w:rFonts w:ascii="Times" w:hAnsi="Times"/>
          <w:color w:val="000000" w:themeColor="text1"/>
          <w:shd w:val="clear" w:color="auto" w:fill="FCFDFD"/>
        </w:rPr>
      </w:pPr>
    </w:p>
    <w:p w14:paraId="1E157D50" w14:textId="5A2814E3" w:rsidR="000416C2" w:rsidRDefault="000416C2" w:rsidP="00547C0E">
      <w:pPr>
        <w:spacing w:line="360" w:lineRule="auto"/>
        <w:jc w:val="both"/>
        <w:rPr>
          <w:rFonts w:ascii="Times" w:hAnsi="Times"/>
          <w:color w:val="000000" w:themeColor="text1"/>
          <w:shd w:val="clear" w:color="auto" w:fill="FCFDFD"/>
        </w:rPr>
      </w:pPr>
      <w:r>
        <w:rPr>
          <w:rFonts w:ascii="Times" w:hAnsi="Times"/>
          <w:color w:val="000000" w:themeColor="text1"/>
          <w:shd w:val="clear" w:color="auto" w:fill="FCFDFD"/>
        </w:rPr>
        <w:t xml:space="preserve">As an example, we can consider a streamgraph </w:t>
      </w:r>
      <w:r w:rsidR="00547C0E">
        <w:rPr>
          <w:rFonts w:ascii="Times" w:hAnsi="Times"/>
          <w:color w:val="000000" w:themeColor="text1"/>
          <w:shd w:val="clear" w:color="auto" w:fill="FCFDFD"/>
        </w:rPr>
        <w:t xml:space="preserve">that </w:t>
      </w:r>
      <w:r w:rsidR="00547C0E">
        <w:rPr>
          <w:rFonts w:ascii="Times" w:hAnsi="Times"/>
          <w:color w:val="000000" w:themeColor="text1"/>
          <w:shd w:val="clear" w:color="auto" w:fill="FFFFFF"/>
        </w:rPr>
        <w:t xml:space="preserve">emphasizes the prediction of daily </w:t>
      </w:r>
      <w:r w:rsidR="00547C0E">
        <w:rPr>
          <w:rFonts w:ascii="Times" w:hAnsi="Times"/>
          <w:color w:val="000000" w:themeColor="text1"/>
          <w:shd w:val="clear" w:color="auto" w:fill="FCFDFD"/>
        </w:rPr>
        <w:t>of number of new cases for certain country</w:t>
      </w:r>
      <w:r w:rsidR="00547C0E" w:rsidRPr="00547C0E">
        <w:rPr>
          <w:rFonts w:ascii="Times" w:hAnsi="Times"/>
          <w:color w:val="000000" w:themeColor="text1"/>
          <w:shd w:val="clear" w:color="auto" w:fill="FFFFFF"/>
        </w:rPr>
        <w:t xml:space="preserve"> </w:t>
      </w:r>
      <w:r w:rsidR="00547C0E">
        <w:rPr>
          <w:rFonts w:ascii="Times" w:hAnsi="Times"/>
          <w:color w:val="000000" w:themeColor="text1"/>
          <w:shd w:val="clear" w:color="auto" w:fill="FFFFFF"/>
        </w:rPr>
        <w:t xml:space="preserve">for a specific duration and that is accomplished by </w:t>
      </w:r>
      <w:r>
        <w:rPr>
          <w:rFonts w:ascii="Times" w:hAnsi="Times"/>
          <w:color w:val="000000" w:themeColor="text1"/>
          <w:shd w:val="clear" w:color="auto" w:fill="FCFDFD"/>
        </w:rPr>
        <w:t>fill</w:t>
      </w:r>
      <w:r w:rsidR="00547C0E">
        <w:rPr>
          <w:rFonts w:ascii="Times" w:hAnsi="Times"/>
          <w:color w:val="000000" w:themeColor="text1"/>
          <w:shd w:val="clear" w:color="auto" w:fill="FCFDFD"/>
        </w:rPr>
        <w:t>ing</w:t>
      </w:r>
      <w:r>
        <w:rPr>
          <w:rFonts w:ascii="Times" w:hAnsi="Times"/>
          <w:color w:val="000000" w:themeColor="text1"/>
          <w:shd w:val="clear" w:color="auto" w:fill="FCFDFD"/>
        </w:rPr>
        <w:t xml:space="preserve"> </w:t>
      </w:r>
      <w:r w:rsidR="00547C0E">
        <w:rPr>
          <w:rFonts w:ascii="Times" w:hAnsi="Times"/>
          <w:color w:val="000000" w:themeColor="text1"/>
          <w:shd w:val="clear" w:color="auto" w:fill="FCFDFD"/>
        </w:rPr>
        <w:t xml:space="preserve">the whole shape </w:t>
      </w:r>
      <w:r>
        <w:rPr>
          <w:rFonts w:ascii="Times" w:hAnsi="Times"/>
          <w:color w:val="000000" w:themeColor="text1"/>
          <w:shd w:val="clear" w:color="auto" w:fill="FCFDFD"/>
        </w:rPr>
        <w:t xml:space="preserve">with </w:t>
      </w:r>
      <w:r w:rsidR="00547C0E">
        <w:rPr>
          <w:rFonts w:ascii="Times" w:hAnsi="Times"/>
          <w:color w:val="000000" w:themeColor="text1"/>
          <w:shd w:val="clear" w:color="auto" w:fill="FCFDFD"/>
        </w:rPr>
        <w:t xml:space="preserve">flat </w:t>
      </w:r>
      <w:r>
        <w:rPr>
          <w:rFonts w:ascii="Times" w:hAnsi="Times"/>
          <w:color w:val="000000" w:themeColor="text1"/>
          <w:shd w:val="clear" w:color="auto" w:fill="FCFDFD"/>
        </w:rPr>
        <w:t>color</w:t>
      </w:r>
      <w:r w:rsidR="00547C0E">
        <w:rPr>
          <w:rFonts w:ascii="Times" w:hAnsi="Times"/>
          <w:color w:val="000000" w:themeColor="text1"/>
          <w:shd w:val="clear" w:color="auto" w:fill="FCFDFD"/>
        </w:rPr>
        <w:t xml:space="preserve">. But it doesn’t make sense what was the uncertainty of </w:t>
      </w:r>
      <w:r w:rsidR="00547C0E">
        <w:rPr>
          <w:rFonts w:ascii="Times" w:hAnsi="Times"/>
          <w:color w:val="000000" w:themeColor="text1"/>
          <w:shd w:val="clear" w:color="auto" w:fill="FCFDFD"/>
        </w:rPr>
        <w:lastRenderedPageBreak/>
        <w:t>the predictions, and to achieve this we can draw the graph with texture patterns by slicing them for smaller number of days. For example: Figure-10 show the depicts scenario explained here and underlying mechanism is explained in the later section.</w:t>
      </w:r>
    </w:p>
    <w:p w14:paraId="38B2CC68" w14:textId="12D90984" w:rsidR="00A50E73" w:rsidRPr="00495CCF" w:rsidRDefault="00017BDA" w:rsidP="00BC28F9">
      <w:pPr>
        <w:jc w:val="both"/>
      </w:pPr>
      <w:r w:rsidRPr="00017BDA">
        <w:rPr>
          <w:noProof/>
          <w:color w:val="FFFFFF" w:themeColor="background1"/>
        </w:rPr>
        <mc:AlternateContent>
          <mc:Choice Requires="wps">
            <w:drawing>
              <wp:anchor distT="0" distB="0" distL="114300" distR="114300" simplePos="0" relativeHeight="251712512" behindDoc="0" locked="0" layoutInCell="1" allowOverlap="1" wp14:anchorId="1671B7D2" wp14:editId="2379D91E">
                <wp:simplePos x="0" y="0"/>
                <wp:positionH relativeFrom="column">
                  <wp:posOffset>2738643</wp:posOffset>
                </wp:positionH>
                <wp:positionV relativeFrom="paragraph">
                  <wp:posOffset>1866265</wp:posOffset>
                </wp:positionV>
                <wp:extent cx="241160" cy="271306"/>
                <wp:effectExtent l="0" t="12700" r="26035" b="20955"/>
                <wp:wrapNone/>
                <wp:docPr id="23" name="Right Arrow 23"/>
                <wp:cNvGraphicFramePr/>
                <a:graphic xmlns:a="http://schemas.openxmlformats.org/drawingml/2006/main">
                  <a:graphicData uri="http://schemas.microsoft.com/office/word/2010/wordprocessingShape">
                    <wps:wsp>
                      <wps:cNvSpPr/>
                      <wps:spPr>
                        <a:xfrm>
                          <a:off x="0" y="0"/>
                          <a:ext cx="241160" cy="271306"/>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5DC154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 o:spid="_x0000_s1026" type="#_x0000_t13" style="position:absolute;margin-left:215.65pt;margin-top:146.95pt;width:19pt;height:21.3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" adj="10800" filled="f" strokecolor="#1f3763 [1604]" strokeweight="1pt"/>
            </w:pict>
          </mc:Fallback>
        </mc:AlternateContent>
      </w:r>
      <w:r>
        <w:rPr>
          <w:noProof/>
        </w:rPr>
        <w:drawing>
          <wp:inline distT="0" distB="0" distL="0" distR="0" wp14:anchorId="50B39BDF" wp14:editId="2D87060F">
            <wp:extent cx="2672862" cy="4538980"/>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00104" cy="4585242"/>
                    </a:xfrm>
                    <a:prstGeom prst="rect">
                      <a:avLst/>
                    </a:prstGeom>
                  </pic:spPr>
                </pic:pic>
              </a:graphicData>
            </a:graphic>
          </wp:inline>
        </w:drawing>
      </w:r>
      <w:r>
        <w:t xml:space="preserve">          </w:t>
      </w:r>
      <w:r w:rsidR="002B143F">
        <w:rPr>
          <w:noProof/>
        </w:rPr>
        <w:drawing>
          <wp:inline distT="0" distB="0" distL="0" distR="0" wp14:anchorId="1D220661" wp14:editId="450FB0DB">
            <wp:extent cx="2733151" cy="4596765"/>
            <wp:effectExtent l="0" t="0" r="0" b="635"/>
            <wp:docPr id="18" name="Picture 1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Background patter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66779" cy="4653323"/>
                    </a:xfrm>
                    <a:prstGeom prst="rect">
                      <a:avLst/>
                    </a:prstGeom>
                  </pic:spPr>
                </pic:pic>
              </a:graphicData>
            </a:graphic>
          </wp:inline>
        </w:drawing>
      </w:r>
    </w:p>
    <w:p w14:paraId="35DDDE4A" w14:textId="327218EB" w:rsidR="003C749E" w:rsidRPr="00AC4779" w:rsidRDefault="002B143F" w:rsidP="00501A93">
      <w:pPr>
        <w:spacing w:line="360" w:lineRule="auto"/>
        <w:rPr>
          <w:rFonts w:ascii="Times" w:hAnsi="Times"/>
          <w:color w:val="000000" w:themeColor="text1"/>
          <w:lang w:val="en-US"/>
        </w:rPr>
      </w:pPr>
      <w:r w:rsidRPr="00AC4779">
        <w:rPr>
          <w:rFonts w:ascii="Times" w:hAnsi="Times"/>
          <w:color w:val="000000" w:themeColor="text1"/>
          <w:lang w:val="en-US"/>
        </w:rPr>
        <w:t>Figure 10: Streamgraph</w:t>
      </w:r>
      <w:r w:rsidR="00017BDA" w:rsidRPr="00AC4779">
        <w:rPr>
          <w:rFonts w:ascii="Times" w:hAnsi="Times"/>
          <w:color w:val="000000" w:themeColor="text1"/>
          <w:lang w:val="en-US"/>
        </w:rPr>
        <w:t xml:space="preserve"> </w:t>
      </w:r>
      <w:r w:rsidR="00560B72" w:rsidRPr="00AC4779">
        <w:rPr>
          <w:rFonts w:ascii="Times" w:hAnsi="Times"/>
          <w:color w:val="000000" w:themeColor="text1"/>
          <w:lang w:val="en-US"/>
        </w:rPr>
        <w:t>C</w:t>
      </w:r>
      <w:r w:rsidR="00017BDA" w:rsidRPr="00AC4779">
        <w:rPr>
          <w:rFonts w:ascii="Times" w:hAnsi="Times"/>
          <w:color w:val="000000" w:themeColor="text1"/>
          <w:lang w:val="en-US"/>
        </w:rPr>
        <w:t>olor Filled (left)</w:t>
      </w:r>
      <w:r w:rsidR="00560B72" w:rsidRPr="00AC4779">
        <w:rPr>
          <w:rFonts w:ascii="Times" w:hAnsi="Times"/>
          <w:color w:val="000000" w:themeColor="text1"/>
          <w:lang w:val="en-US"/>
        </w:rPr>
        <w:t xml:space="preserve">, </w:t>
      </w:r>
      <w:r w:rsidR="00017BDA" w:rsidRPr="00AC4779">
        <w:rPr>
          <w:rFonts w:ascii="Times" w:hAnsi="Times"/>
          <w:color w:val="000000" w:themeColor="text1"/>
          <w:lang w:val="en-US"/>
        </w:rPr>
        <w:t xml:space="preserve">Texture </w:t>
      </w:r>
      <w:r w:rsidR="00560B72" w:rsidRPr="00AC4779">
        <w:rPr>
          <w:rFonts w:ascii="Times" w:hAnsi="Times"/>
          <w:color w:val="000000" w:themeColor="text1"/>
          <w:lang w:val="en-US"/>
        </w:rPr>
        <w:t>F</w:t>
      </w:r>
      <w:r w:rsidR="00017BDA" w:rsidRPr="00AC4779">
        <w:rPr>
          <w:rFonts w:ascii="Times" w:hAnsi="Times"/>
          <w:color w:val="000000" w:themeColor="text1"/>
          <w:lang w:val="en-US"/>
        </w:rPr>
        <w:t>illed (right)</w:t>
      </w:r>
    </w:p>
    <w:p w14:paraId="5E32AEAF" w14:textId="59645C12" w:rsidR="000416C2" w:rsidRDefault="000416C2" w:rsidP="00501A93">
      <w:pPr>
        <w:spacing w:line="360" w:lineRule="auto"/>
        <w:rPr>
          <w:rFonts w:ascii="Times" w:hAnsi="Times"/>
          <w:b/>
          <w:bCs/>
          <w:color w:val="000000" w:themeColor="text1"/>
          <w:lang w:val="en-US"/>
        </w:rPr>
      </w:pPr>
    </w:p>
    <w:p w14:paraId="7A2CF8F9" w14:textId="77777777" w:rsidR="000416C2" w:rsidRDefault="000416C2" w:rsidP="00501A93">
      <w:pPr>
        <w:spacing w:line="360" w:lineRule="auto"/>
        <w:rPr>
          <w:rFonts w:ascii="Times" w:hAnsi="Times"/>
          <w:b/>
          <w:bCs/>
          <w:color w:val="000000" w:themeColor="text1"/>
          <w:lang w:val="en-US"/>
        </w:rPr>
      </w:pPr>
    </w:p>
    <w:p w14:paraId="5F6770DD" w14:textId="4E5EC87E" w:rsidR="00B25037" w:rsidRDefault="00B25037" w:rsidP="00B01A14">
      <w:pPr>
        <w:spacing w:line="360" w:lineRule="auto"/>
        <w:jc w:val="both"/>
        <w:rPr>
          <w:rFonts w:ascii="Times" w:hAnsi="Times"/>
          <w:color w:val="000000" w:themeColor="text1"/>
          <w:shd w:val="clear" w:color="auto" w:fill="FCFDFD"/>
        </w:rPr>
      </w:pPr>
      <w:r>
        <w:rPr>
          <w:rFonts w:ascii="Times" w:hAnsi="Times"/>
          <w:b/>
          <w:bCs/>
          <w:color w:val="000000" w:themeColor="text1"/>
          <w:lang w:val="en-US"/>
        </w:rPr>
        <w:t>3.10.1</w:t>
      </w:r>
      <w:r>
        <w:rPr>
          <w:rFonts w:ascii="Times" w:hAnsi="Times"/>
          <w:b/>
          <w:bCs/>
          <w:color w:val="000000" w:themeColor="text1"/>
          <w:lang w:val="en-US"/>
        </w:rPr>
        <w:tab/>
        <w:t>Slicing plot</w:t>
      </w:r>
    </w:p>
    <w:p w14:paraId="7513DFDA" w14:textId="2A8FBB95" w:rsidR="003C749E" w:rsidRDefault="00495CCF" w:rsidP="00B01A14">
      <w:pPr>
        <w:spacing w:line="360" w:lineRule="auto"/>
        <w:jc w:val="both"/>
        <w:rPr>
          <w:rFonts w:ascii="Times" w:hAnsi="Times"/>
          <w:b/>
          <w:bCs/>
          <w:color w:val="000000" w:themeColor="text1"/>
          <w:lang w:val="en-US"/>
        </w:rPr>
      </w:pPr>
      <w:r>
        <w:rPr>
          <w:rFonts w:ascii="Times" w:hAnsi="Times"/>
          <w:color w:val="000000" w:themeColor="text1"/>
          <w:shd w:val="clear" w:color="auto" w:fill="FCFDFD"/>
        </w:rPr>
        <w:t xml:space="preserve">In the above section, </w:t>
      </w:r>
      <w:r w:rsidR="00D749E2">
        <w:rPr>
          <w:rFonts w:ascii="Times" w:hAnsi="Times"/>
          <w:color w:val="000000" w:themeColor="text1"/>
          <w:shd w:val="clear" w:color="auto" w:fill="FCFDFD"/>
        </w:rPr>
        <w:t xml:space="preserve">the </w:t>
      </w:r>
      <w:r>
        <w:rPr>
          <w:rFonts w:ascii="Times" w:hAnsi="Times"/>
          <w:color w:val="000000" w:themeColor="text1"/>
          <w:shd w:val="clear" w:color="auto" w:fill="FCFDFD"/>
        </w:rPr>
        <w:t xml:space="preserve">streamgraph </w:t>
      </w:r>
      <w:r w:rsidR="00D749E2">
        <w:rPr>
          <w:rFonts w:ascii="Times" w:hAnsi="Times"/>
          <w:color w:val="000000" w:themeColor="text1"/>
          <w:shd w:val="clear" w:color="auto" w:fill="FCFDFD"/>
        </w:rPr>
        <w:t>is shown in both</w:t>
      </w:r>
      <w:r>
        <w:rPr>
          <w:rFonts w:ascii="Times" w:hAnsi="Times"/>
          <w:color w:val="000000" w:themeColor="text1"/>
          <w:shd w:val="clear" w:color="auto" w:fill="FCFDFD"/>
        </w:rPr>
        <w:t xml:space="preserve"> color</w:t>
      </w:r>
      <w:r w:rsidR="00D749E2">
        <w:rPr>
          <w:rFonts w:ascii="Times" w:hAnsi="Times"/>
          <w:color w:val="000000" w:themeColor="text1"/>
          <w:shd w:val="clear" w:color="auto" w:fill="FCFDFD"/>
        </w:rPr>
        <w:t>-</w:t>
      </w:r>
      <w:r>
        <w:rPr>
          <w:rFonts w:ascii="Times" w:hAnsi="Times"/>
          <w:color w:val="000000" w:themeColor="text1"/>
          <w:shd w:val="clear" w:color="auto" w:fill="FCFDFD"/>
        </w:rPr>
        <w:t xml:space="preserve">filled version </w:t>
      </w:r>
      <w:r w:rsidR="00D749E2">
        <w:rPr>
          <w:rFonts w:ascii="Times" w:hAnsi="Times"/>
          <w:color w:val="000000" w:themeColor="text1"/>
          <w:shd w:val="clear" w:color="auto" w:fill="FCFDFD"/>
        </w:rPr>
        <w:t>and</w:t>
      </w:r>
      <w:r>
        <w:rPr>
          <w:rFonts w:ascii="Times" w:hAnsi="Times"/>
          <w:color w:val="000000" w:themeColor="text1"/>
          <w:shd w:val="clear" w:color="auto" w:fill="FCFDFD"/>
        </w:rPr>
        <w:t xml:space="preserve"> texture</w:t>
      </w:r>
      <w:r w:rsidR="00D749E2">
        <w:rPr>
          <w:rFonts w:ascii="Times" w:hAnsi="Times"/>
          <w:color w:val="000000" w:themeColor="text1"/>
          <w:shd w:val="clear" w:color="auto" w:fill="FCFDFD"/>
        </w:rPr>
        <w:t>-</w:t>
      </w:r>
      <w:r>
        <w:rPr>
          <w:rFonts w:ascii="Times" w:hAnsi="Times"/>
          <w:color w:val="000000" w:themeColor="text1"/>
          <w:shd w:val="clear" w:color="auto" w:fill="FCFDFD"/>
        </w:rPr>
        <w:t>filled version.</w:t>
      </w:r>
      <w:r w:rsidR="00D749E2">
        <w:rPr>
          <w:rFonts w:ascii="Times" w:hAnsi="Times"/>
          <w:color w:val="000000" w:themeColor="text1"/>
          <w:shd w:val="clear" w:color="auto" w:fill="FCFDFD"/>
        </w:rPr>
        <w:t xml:space="preserve"> To better understand how the conversion is done the following Figure-11 gives a clear insight.</w:t>
      </w:r>
      <w:r w:rsidR="00564121">
        <w:rPr>
          <w:rFonts w:ascii="Times" w:hAnsi="Times"/>
          <w:color w:val="000000" w:themeColor="text1"/>
          <w:shd w:val="clear" w:color="auto" w:fill="FCFDFD"/>
        </w:rPr>
        <w:t xml:space="preserve"> We split the flow in horizontal direction and made a slice for every 3 days since horizontal axis represents the time in days. We have also </w:t>
      </w:r>
      <w:r w:rsidR="00C63109">
        <w:rPr>
          <w:rFonts w:ascii="Times" w:hAnsi="Times"/>
          <w:color w:val="000000" w:themeColor="text1"/>
          <w:shd w:val="clear" w:color="auto" w:fill="FCFDFD"/>
        </w:rPr>
        <w:t>tested</w:t>
      </w:r>
      <w:r w:rsidR="00564121">
        <w:rPr>
          <w:rFonts w:ascii="Times" w:hAnsi="Times"/>
          <w:color w:val="000000" w:themeColor="text1"/>
          <w:shd w:val="clear" w:color="auto" w:fill="FCFDFD"/>
        </w:rPr>
        <w:t xml:space="preserve"> by chopping the graph with other number of days like 2, 4, 5, 6, 7 and so on but 3 days gives best result</w:t>
      </w:r>
      <w:r w:rsidR="005805DD">
        <w:rPr>
          <w:rFonts w:ascii="Times" w:hAnsi="Times"/>
          <w:color w:val="000000" w:themeColor="text1"/>
          <w:shd w:val="clear" w:color="auto" w:fill="FCFDFD"/>
        </w:rPr>
        <w:t xml:space="preserve"> </w:t>
      </w:r>
      <w:r w:rsidR="00564121">
        <w:rPr>
          <w:rFonts w:ascii="Times" w:hAnsi="Times"/>
          <w:color w:val="000000" w:themeColor="text1"/>
          <w:shd w:val="clear" w:color="auto" w:fill="FCFDFD"/>
        </w:rPr>
        <w:t>among all</w:t>
      </w:r>
      <w:r w:rsidR="005805DD">
        <w:rPr>
          <w:rFonts w:ascii="Times" w:hAnsi="Times"/>
          <w:color w:val="000000" w:themeColor="text1"/>
          <w:shd w:val="clear" w:color="auto" w:fill="FCFDFD"/>
        </w:rPr>
        <w:t xml:space="preserve"> options to pertain the shape and peaks of the curve</w:t>
      </w:r>
      <w:r w:rsidR="00564121">
        <w:rPr>
          <w:rFonts w:ascii="Times" w:hAnsi="Times"/>
          <w:color w:val="000000" w:themeColor="text1"/>
          <w:shd w:val="clear" w:color="auto" w:fill="FCFDFD"/>
        </w:rPr>
        <w:t xml:space="preserve">. Because if we split it by 2 days then the width of the slice is too small to accommodate the content and if we use higher number of days then the </w:t>
      </w:r>
      <w:r w:rsidR="00B01A14">
        <w:rPr>
          <w:rFonts w:ascii="Times" w:hAnsi="Times"/>
          <w:color w:val="000000" w:themeColor="text1"/>
          <w:shd w:val="clear" w:color="auto" w:fill="FCFDFD"/>
        </w:rPr>
        <w:t>shape of the plot</w:t>
      </w:r>
      <w:r w:rsidR="005805DD">
        <w:rPr>
          <w:rFonts w:ascii="Times" w:hAnsi="Times"/>
          <w:color w:val="000000" w:themeColor="text1"/>
          <w:shd w:val="clear" w:color="auto" w:fill="FCFDFD"/>
        </w:rPr>
        <w:t xml:space="preserve"> undergoes with</w:t>
      </w:r>
      <w:r w:rsidR="00B01A14">
        <w:rPr>
          <w:rFonts w:ascii="Times" w:hAnsi="Times"/>
          <w:color w:val="000000" w:themeColor="text1"/>
          <w:shd w:val="clear" w:color="auto" w:fill="FCFDFD"/>
        </w:rPr>
        <w:t xml:space="preserve"> distort</w:t>
      </w:r>
      <w:r w:rsidR="005805DD">
        <w:rPr>
          <w:rFonts w:ascii="Times" w:hAnsi="Times"/>
          <w:color w:val="000000" w:themeColor="text1"/>
          <w:shd w:val="clear" w:color="auto" w:fill="FCFDFD"/>
        </w:rPr>
        <w:t>ion</w:t>
      </w:r>
      <w:r w:rsidR="00C63109">
        <w:rPr>
          <w:rFonts w:ascii="Times" w:hAnsi="Times"/>
          <w:color w:val="000000" w:themeColor="text1"/>
          <w:shd w:val="clear" w:color="auto" w:fill="FCFDFD"/>
        </w:rPr>
        <w:t xml:space="preserve"> and deteriorates the smoothness of the shapes such as peaks.</w:t>
      </w:r>
    </w:p>
    <w:p w14:paraId="0B8D1153" w14:textId="3CF3EC6A" w:rsidR="003C749E" w:rsidRDefault="00AF4716" w:rsidP="00560B72">
      <w:pPr>
        <w:spacing w:line="360" w:lineRule="auto"/>
        <w:jc w:val="center"/>
        <w:rPr>
          <w:rFonts w:ascii="Times" w:hAnsi="Times"/>
          <w:b/>
          <w:bCs/>
          <w:color w:val="000000" w:themeColor="text1"/>
          <w:lang w:val="en-US"/>
        </w:rPr>
      </w:pPr>
      <w:r>
        <w:rPr>
          <w:rFonts w:ascii="Times" w:hAnsi="Times"/>
          <w:b/>
          <w:bCs/>
          <w:noProof/>
          <w:color w:val="000000" w:themeColor="text1"/>
          <w:lang w:val="en-US"/>
        </w:rPr>
        <w:lastRenderedPageBreak/>
        <w:drawing>
          <wp:inline distT="0" distB="0" distL="0" distR="0" wp14:anchorId="00026333" wp14:editId="7A76DC72">
            <wp:extent cx="3510366" cy="5220742"/>
            <wp:effectExtent l="0" t="0" r="0" b="0"/>
            <wp:docPr id="27" name="Picture 27" descr="A red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red and white logo&#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51140" cy="5281383"/>
                    </a:xfrm>
                    <a:prstGeom prst="rect">
                      <a:avLst/>
                    </a:prstGeom>
                  </pic:spPr>
                </pic:pic>
              </a:graphicData>
            </a:graphic>
          </wp:inline>
        </w:drawing>
      </w:r>
    </w:p>
    <w:p w14:paraId="15A80A17" w14:textId="4CA5E8A0" w:rsidR="003C749E" w:rsidRPr="00AC4779" w:rsidRDefault="00560B72" w:rsidP="00501A93">
      <w:pPr>
        <w:spacing w:line="360" w:lineRule="auto"/>
        <w:rPr>
          <w:rFonts w:ascii="Times" w:hAnsi="Times"/>
          <w:color w:val="000000" w:themeColor="text1"/>
          <w:lang w:val="en-US"/>
        </w:rPr>
      </w:pPr>
      <w:r w:rsidRPr="00AC4779">
        <w:rPr>
          <w:rFonts w:ascii="Times" w:hAnsi="Times"/>
          <w:color w:val="000000" w:themeColor="text1"/>
          <w:lang w:val="en-US"/>
        </w:rPr>
        <w:t xml:space="preserve">Figure-11: </w:t>
      </w:r>
      <w:r w:rsidR="00B01A14" w:rsidRPr="00AC4779">
        <w:rPr>
          <w:rFonts w:ascii="Times" w:hAnsi="Times"/>
          <w:color w:val="000000" w:themeColor="text1"/>
          <w:lang w:val="en-US"/>
        </w:rPr>
        <w:t>Sliced</w:t>
      </w:r>
      <w:r w:rsidRPr="00AC4779">
        <w:rPr>
          <w:rFonts w:ascii="Times" w:hAnsi="Times"/>
          <w:color w:val="000000" w:themeColor="text1"/>
          <w:lang w:val="en-US"/>
        </w:rPr>
        <w:t xml:space="preserve"> Streamgraph </w:t>
      </w:r>
    </w:p>
    <w:p w14:paraId="044BD493" w14:textId="77777777" w:rsidR="00C63109" w:rsidRDefault="00C63109" w:rsidP="00501A93">
      <w:pPr>
        <w:spacing w:line="360" w:lineRule="auto"/>
        <w:rPr>
          <w:rFonts w:ascii="Times" w:hAnsi="Times"/>
          <w:color w:val="000000" w:themeColor="text1"/>
          <w:lang w:val="en-US"/>
        </w:rPr>
      </w:pPr>
    </w:p>
    <w:p w14:paraId="5B24F032" w14:textId="7A1BA497" w:rsidR="003C749E" w:rsidRPr="00C63109" w:rsidRDefault="00C63109" w:rsidP="00501A93">
      <w:pPr>
        <w:spacing w:line="360" w:lineRule="auto"/>
        <w:rPr>
          <w:rFonts w:ascii="Times" w:hAnsi="Times"/>
          <w:color w:val="000000" w:themeColor="text1"/>
          <w:lang w:val="en-US"/>
        </w:rPr>
      </w:pPr>
      <w:r>
        <w:rPr>
          <w:rFonts w:ascii="Times" w:hAnsi="Times"/>
          <w:color w:val="000000" w:themeColor="text1"/>
          <w:lang w:val="en-US"/>
        </w:rPr>
        <w:t>Since each day of the duration has different value of prediction and so the uncertainties, we have averaged the prediction of uncertainties for every three days and presented the corresponding values for the columns. That means, every</w:t>
      </w:r>
      <w:r w:rsidRPr="00C63109">
        <w:rPr>
          <w:rFonts w:ascii="Times" w:hAnsi="Times"/>
          <w:color w:val="000000" w:themeColor="text1"/>
          <w:lang w:val="en-US"/>
        </w:rPr>
        <w:t xml:space="preserve"> column </w:t>
      </w:r>
      <w:r>
        <w:rPr>
          <w:rFonts w:ascii="Times" w:hAnsi="Times"/>
          <w:color w:val="000000" w:themeColor="text1"/>
          <w:lang w:val="en-US"/>
        </w:rPr>
        <w:t>in the representation shows different uncertainties where dark green bullets reveal lower uncertainty</w:t>
      </w:r>
      <w:r w:rsidRPr="00C63109">
        <w:rPr>
          <w:rFonts w:ascii="Times" w:hAnsi="Times"/>
          <w:color w:val="000000" w:themeColor="text1"/>
          <w:lang w:val="en-US"/>
        </w:rPr>
        <w:t xml:space="preserve"> </w:t>
      </w:r>
      <w:r>
        <w:rPr>
          <w:rFonts w:ascii="Times" w:hAnsi="Times"/>
          <w:color w:val="000000" w:themeColor="text1"/>
          <w:lang w:val="en-US"/>
        </w:rPr>
        <w:t>and light-green bullets represent higher uncertainties in Figure-1</w:t>
      </w:r>
      <w:r w:rsidR="00F100D8">
        <w:rPr>
          <w:rFonts w:ascii="Times" w:hAnsi="Times"/>
          <w:color w:val="000000" w:themeColor="text1"/>
          <w:lang w:val="en-US"/>
        </w:rPr>
        <w:t>1</w:t>
      </w:r>
      <w:r>
        <w:rPr>
          <w:rFonts w:ascii="Times" w:hAnsi="Times"/>
          <w:color w:val="000000" w:themeColor="text1"/>
          <w:lang w:val="en-US"/>
        </w:rPr>
        <w:t xml:space="preserve">. </w:t>
      </w:r>
    </w:p>
    <w:p w14:paraId="1B338555" w14:textId="77777777" w:rsidR="00C63109" w:rsidRDefault="00C63109" w:rsidP="00501A93">
      <w:pPr>
        <w:spacing w:line="360" w:lineRule="auto"/>
        <w:rPr>
          <w:rFonts w:ascii="Times" w:hAnsi="Times"/>
          <w:b/>
          <w:bCs/>
          <w:color w:val="000000" w:themeColor="text1"/>
          <w:lang w:val="en-US"/>
        </w:rPr>
      </w:pPr>
    </w:p>
    <w:p w14:paraId="1A4DFFFC" w14:textId="3D62282F" w:rsidR="00A15E04" w:rsidRDefault="00A15E04" w:rsidP="00501A93">
      <w:pPr>
        <w:spacing w:line="360" w:lineRule="auto"/>
        <w:rPr>
          <w:rFonts w:ascii="Times" w:hAnsi="Times"/>
          <w:b/>
          <w:bCs/>
          <w:color w:val="000000" w:themeColor="text1"/>
          <w:lang w:val="en-US"/>
        </w:rPr>
      </w:pPr>
    </w:p>
    <w:p w14:paraId="79AC7168" w14:textId="678796EB" w:rsidR="00A15E04" w:rsidRDefault="00A15E04" w:rsidP="00501A93">
      <w:pPr>
        <w:spacing w:line="360" w:lineRule="auto"/>
        <w:rPr>
          <w:rFonts w:ascii="Times" w:hAnsi="Times"/>
          <w:b/>
          <w:bCs/>
          <w:color w:val="000000" w:themeColor="text1"/>
          <w:lang w:val="en-US"/>
        </w:rPr>
      </w:pPr>
    </w:p>
    <w:p w14:paraId="57B5A430" w14:textId="526B9BEF" w:rsidR="00A15E04" w:rsidRDefault="00A15E04" w:rsidP="00501A93">
      <w:pPr>
        <w:spacing w:line="360" w:lineRule="auto"/>
        <w:rPr>
          <w:rFonts w:ascii="Times" w:hAnsi="Times"/>
          <w:b/>
          <w:bCs/>
          <w:color w:val="000000" w:themeColor="text1"/>
          <w:lang w:val="en-US"/>
        </w:rPr>
      </w:pPr>
    </w:p>
    <w:p w14:paraId="054A0235" w14:textId="034371B1" w:rsidR="00B970DE" w:rsidRDefault="00B970DE" w:rsidP="00501A93">
      <w:pPr>
        <w:spacing w:line="360" w:lineRule="auto"/>
        <w:rPr>
          <w:rFonts w:ascii="Times" w:hAnsi="Times"/>
          <w:b/>
          <w:bCs/>
          <w:color w:val="000000" w:themeColor="text1"/>
          <w:lang w:val="en-US"/>
        </w:rPr>
      </w:pPr>
    </w:p>
    <w:p w14:paraId="4D6D3CE3" w14:textId="77777777" w:rsidR="00B970DE" w:rsidRDefault="00B970DE" w:rsidP="00501A93">
      <w:pPr>
        <w:spacing w:line="360" w:lineRule="auto"/>
        <w:rPr>
          <w:rFonts w:ascii="Times" w:hAnsi="Times"/>
          <w:b/>
          <w:bCs/>
          <w:color w:val="000000" w:themeColor="text1"/>
          <w:lang w:val="en-US"/>
        </w:rPr>
      </w:pPr>
    </w:p>
    <w:p w14:paraId="783CF46A" w14:textId="55F9E12B" w:rsidR="00BA2C54" w:rsidRPr="00BA2C54" w:rsidRDefault="00B25037" w:rsidP="00735EDF">
      <w:pPr>
        <w:spacing w:line="360" w:lineRule="auto"/>
        <w:rPr>
          <w:rFonts w:ascii="Menlo" w:hAnsi="Menlo" w:cs="Menlo"/>
          <w:color w:val="24292E"/>
          <w:sz w:val="18"/>
          <w:szCs w:val="18"/>
        </w:rPr>
      </w:pPr>
      <w:r>
        <w:rPr>
          <w:rFonts w:ascii="Times" w:hAnsi="Times"/>
          <w:b/>
          <w:bCs/>
          <w:color w:val="000000" w:themeColor="text1"/>
          <w:lang w:val="en-US"/>
        </w:rPr>
        <w:lastRenderedPageBreak/>
        <w:t>3.10.</w:t>
      </w:r>
      <w:r w:rsidR="00A15E04">
        <w:rPr>
          <w:rFonts w:ascii="Times" w:hAnsi="Times"/>
          <w:b/>
          <w:bCs/>
          <w:color w:val="000000" w:themeColor="text1"/>
          <w:lang w:val="en-US"/>
        </w:rPr>
        <w:t>2</w:t>
      </w:r>
      <w:r w:rsidR="007941A4">
        <w:rPr>
          <w:rFonts w:ascii="Times" w:hAnsi="Times"/>
          <w:b/>
          <w:bCs/>
          <w:color w:val="000000" w:themeColor="text1"/>
          <w:lang w:val="en-US"/>
        </w:rPr>
        <w:tab/>
      </w:r>
      <w:r w:rsidR="002F12C7">
        <w:rPr>
          <w:rFonts w:ascii="Times" w:hAnsi="Times"/>
          <w:b/>
          <w:bCs/>
          <w:color w:val="000000" w:themeColor="text1"/>
          <w:lang w:val="en-US"/>
        </w:rPr>
        <w:t>Pattern</w:t>
      </w:r>
      <w:r w:rsidRPr="00B25037">
        <w:rPr>
          <w:rFonts w:ascii="Times" w:hAnsi="Times"/>
          <w:b/>
          <w:bCs/>
          <w:color w:val="000000" w:themeColor="text1"/>
          <w:lang w:val="en-US"/>
        </w:rPr>
        <w:t xml:space="preserve"> </w:t>
      </w:r>
      <w:r w:rsidR="00934ABC">
        <w:rPr>
          <w:rFonts w:ascii="Times" w:hAnsi="Times"/>
          <w:b/>
          <w:bCs/>
          <w:color w:val="000000" w:themeColor="text1"/>
          <w:lang w:val="en-US"/>
        </w:rPr>
        <w:t xml:space="preserve">Generation </w:t>
      </w:r>
      <w:r>
        <w:rPr>
          <w:rFonts w:ascii="Times" w:hAnsi="Times"/>
          <w:b/>
          <w:bCs/>
          <w:color w:val="000000" w:themeColor="text1"/>
          <w:lang w:val="en-US"/>
        </w:rPr>
        <w:t>Algorithm</w:t>
      </w:r>
      <w:r w:rsidR="00BA2C54">
        <w:rPr>
          <w:rFonts w:ascii="Times" w:hAnsi="Times"/>
          <w:b/>
          <w:bCs/>
          <w:color w:val="000000" w:themeColor="text1"/>
          <w:lang w:val="en-US"/>
        </w:rPr>
        <w:t xml:space="preserve"> </w:t>
      </w:r>
    </w:p>
    <w:p w14:paraId="38D8F927" w14:textId="2419D7AC" w:rsidR="00DC3CD6" w:rsidRPr="00F43920" w:rsidRDefault="00A15E04" w:rsidP="00F43920">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97F3ABA" w14:textId="2D07DEA5" w:rsidR="00240428" w:rsidRPr="002632F7" w:rsidRDefault="00240428" w:rsidP="00240428">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 xml:space="preserve">Repeat steps </w:t>
      </w:r>
      <w:r w:rsidR="002B5DAE">
        <w:rPr>
          <w:rFonts w:ascii="Times" w:hAnsi="Times" w:cs="Arial"/>
          <w:color w:val="000000" w:themeColor="text1"/>
          <w:spacing w:val="-1"/>
          <w:shd w:val="clear" w:color="auto" w:fill="FFFFFF"/>
        </w:rPr>
        <w:t>2</w:t>
      </w:r>
      <w:r w:rsidRPr="002632F7">
        <w:rPr>
          <w:rFonts w:ascii="Times" w:hAnsi="Times" w:cs="Arial"/>
          <w:color w:val="000000" w:themeColor="text1"/>
          <w:spacing w:val="-1"/>
          <w:shd w:val="clear" w:color="auto" w:fill="FFFFFF"/>
        </w:rPr>
        <w:t xml:space="preserve"> to </w:t>
      </w:r>
      <w:r w:rsidR="002B5DAE">
        <w:rPr>
          <w:rFonts w:ascii="Times" w:hAnsi="Times" w:cs="Arial"/>
          <w:color w:val="000000" w:themeColor="text1"/>
          <w:spacing w:val="-1"/>
          <w:shd w:val="clear" w:color="auto" w:fill="FFFFFF"/>
        </w:rPr>
        <w:t>12</w:t>
      </w:r>
      <w:r w:rsidRPr="002632F7">
        <w:rPr>
          <w:rFonts w:ascii="Times" w:hAnsi="Times" w:cs="Arial"/>
          <w:color w:val="000000" w:themeColor="text1"/>
          <w:spacing w:val="-1"/>
          <w:shd w:val="clear" w:color="auto" w:fill="FFFFFF"/>
        </w:rPr>
        <w:t xml:space="preserve"> for all the countries</w:t>
      </w:r>
    </w:p>
    <w:p w14:paraId="001DC6D4" w14:textId="76046948" w:rsidR="005934DC" w:rsidRPr="002632F7" w:rsidRDefault="005934D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Define two sets of alternating colors to distinguish patterns side by side as follows:</w:t>
      </w:r>
      <w:r w:rsidRPr="002632F7">
        <w:rPr>
          <w:rFonts w:ascii="Times" w:hAnsi="Times" w:cs="Arial"/>
          <w:color w:val="000000" w:themeColor="text1"/>
          <w:spacing w:val="-1"/>
          <w:shd w:val="clear" w:color="auto" w:fill="FFFFFF"/>
        </w:rPr>
        <w:br/>
      </w:r>
      <w:r w:rsidRPr="005934DC">
        <w:rPr>
          <w:rFonts w:ascii="Times" w:hAnsi="Times" w:cs="Menlo"/>
          <w:color w:val="000000" w:themeColor="text1"/>
        </w:rPr>
        <w:t>{0: '#ff0000', 1: '#800000', 2: '#FF00FF'}</w:t>
      </w:r>
      <w:r w:rsidR="00240428" w:rsidRPr="002632F7">
        <w:rPr>
          <w:rFonts w:ascii="Times" w:hAnsi="Times" w:cs="Menlo"/>
          <w:color w:val="000000" w:themeColor="text1"/>
        </w:rPr>
        <w:t xml:space="preserve"> -&gt; Reddish colors</w:t>
      </w:r>
      <w:r w:rsidRPr="002632F7">
        <w:rPr>
          <w:rFonts w:ascii="Times" w:hAnsi="Times" w:cs="Menlo"/>
          <w:color w:val="000000" w:themeColor="text1"/>
        </w:rPr>
        <w:br/>
      </w:r>
      <w:r w:rsidRPr="005934DC">
        <w:rPr>
          <w:rFonts w:ascii="Times" w:hAnsi="Times" w:cs="Menlo"/>
          <w:color w:val="000000" w:themeColor="text1"/>
        </w:rPr>
        <w:t>{0:'#008080 ', 1: '#0000FF', 2: '#000080'}</w:t>
      </w:r>
      <w:r w:rsidR="00240428" w:rsidRPr="002632F7">
        <w:rPr>
          <w:rFonts w:ascii="Times" w:hAnsi="Times" w:cs="Menlo"/>
          <w:color w:val="000000" w:themeColor="text1"/>
        </w:rPr>
        <w:t xml:space="preserve"> -&gt; Bluish colors</w:t>
      </w:r>
    </w:p>
    <w:p w14:paraId="2FABBA96" w14:textId="02CBB65D"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Repeat step 3 for three aberration points</w:t>
      </w:r>
      <w:r w:rsidR="00BC0077">
        <w:rPr>
          <w:rFonts w:ascii="Times" w:hAnsi="Times" w:cs="Menlo"/>
          <w:color w:val="000000" w:themeColor="text1"/>
        </w:rPr>
        <w:t>.</w:t>
      </w:r>
    </w:p>
    <w:p w14:paraId="37BA755A" w14:textId="76324D48" w:rsidR="002632F7" w:rsidRPr="002632F7" w:rsidRDefault="002632F7" w:rsidP="002632F7">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Repeat step 4 for three alternative colors.</w:t>
      </w:r>
    </w:p>
    <w:p w14:paraId="52C29834" w14:textId="3D254A82" w:rsidR="00872903" w:rsidRPr="002632F7" w:rsidRDefault="00872903" w:rsidP="00872903">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Menlo"/>
          <w:color w:val="000000" w:themeColor="text1"/>
        </w:rPr>
        <w:t xml:space="preserve">Repeat steps </w:t>
      </w:r>
      <w:r w:rsidR="006919AE">
        <w:rPr>
          <w:rFonts w:ascii="Times" w:hAnsi="Times" w:cs="Menlo"/>
          <w:color w:val="000000" w:themeColor="text1"/>
        </w:rPr>
        <w:t>6</w:t>
      </w:r>
      <w:r w:rsidRPr="002632F7">
        <w:rPr>
          <w:rFonts w:ascii="Times" w:hAnsi="Times" w:cs="Menlo"/>
          <w:color w:val="000000" w:themeColor="text1"/>
        </w:rPr>
        <w:t xml:space="preserve"> to </w:t>
      </w:r>
      <w:r w:rsidR="00BA2C54" w:rsidRPr="002632F7">
        <w:rPr>
          <w:rFonts w:ascii="Times" w:hAnsi="Times" w:cs="Menlo"/>
          <w:color w:val="000000" w:themeColor="text1"/>
        </w:rPr>
        <w:t>1</w:t>
      </w:r>
      <w:r w:rsidR="006919AE">
        <w:rPr>
          <w:rFonts w:ascii="Times" w:hAnsi="Times" w:cs="Menlo"/>
          <w:color w:val="000000" w:themeColor="text1"/>
        </w:rPr>
        <w:t>2</w:t>
      </w:r>
      <w:r w:rsidRPr="002632F7">
        <w:rPr>
          <w:rFonts w:ascii="Times" w:hAnsi="Times" w:cs="Menlo"/>
          <w:color w:val="000000" w:themeColor="text1"/>
        </w:rPr>
        <w:t xml:space="preserve"> for 10 uncertainty scales [0 to 9</w:t>
      </w:r>
      <w:r w:rsidR="002632F7" w:rsidRPr="002632F7">
        <w:rPr>
          <w:rFonts w:ascii="Times" w:hAnsi="Times" w:cs="Menlo"/>
          <w:color w:val="000000" w:themeColor="text1"/>
        </w:rPr>
        <w:t>]</w:t>
      </w:r>
      <w:r w:rsidRPr="002632F7">
        <w:rPr>
          <w:rFonts w:ascii="Times" w:hAnsi="Times" w:cs="Menlo"/>
          <w:color w:val="000000" w:themeColor="text1"/>
        </w:rPr>
        <w:t>.</w:t>
      </w:r>
    </w:p>
    <w:p w14:paraId="39918E0A" w14:textId="7D0B7918" w:rsidR="009D0CC7" w:rsidRPr="002632F7" w:rsidRDefault="00735EDF"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olor w:val="000000" w:themeColor="text1"/>
          <w:shd w:val="clear" w:color="auto" w:fill="FFFFFF"/>
          <w:lang w:val="en-US"/>
        </w:rPr>
        <w:t>Define a pattern by usin</w:t>
      </w:r>
      <w:r w:rsidR="009D0CC7" w:rsidRPr="002632F7">
        <w:rPr>
          <w:rFonts w:ascii="Times" w:hAnsi="Times"/>
          <w:color w:val="000000" w:themeColor="text1"/>
          <w:shd w:val="clear" w:color="auto" w:fill="FFFFFF"/>
          <w:lang w:val="en-US"/>
        </w:rPr>
        <w:t>g &lt;pattern&gt;</w:t>
      </w:r>
      <w:r w:rsidR="009D0CC7"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tag that defines a graphics object which can be redrawn at repeated x- and y-</w:t>
      </w:r>
      <w:r w:rsidR="00440536" w:rsidRPr="002632F7">
        <w:rPr>
          <w:rFonts w:ascii="Times" w:hAnsi="Times" w:cs="Arial"/>
          <w:color w:val="000000" w:themeColor="text1"/>
          <w:spacing w:val="-1"/>
          <w:shd w:val="clear" w:color="auto" w:fill="FFFFFF"/>
        </w:rPr>
        <w:t xml:space="preserve"> </w:t>
      </w:r>
      <w:r w:rsidRPr="002632F7">
        <w:rPr>
          <w:rFonts w:ascii="Times" w:hAnsi="Times" w:cs="Arial"/>
          <w:color w:val="000000" w:themeColor="text1"/>
          <w:spacing w:val="-1"/>
          <w:shd w:val="clear" w:color="auto" w:fill="FFFFFF"/>
        </w:rPr>
        <w:t>coordinate intervals to cover an area.</w:t>
      </w:r>
      <w:r w:rsidR="00440536" w:rsidRPr="002632F7">
        <w:rPr>
          <w:rFonts w:ascii="Times" w:hAnsi="Times" w:cs="Arial"/>
          <w:color w:val="000000" w:themeColor="text1"/>
          <w:spacing w:val="-1"/>
          <w:shd w:val="clear" w:color="auto" w:fill="FFFFFF"/>
        </w:rPr>
        <w:tab/>
      </w:r>
      <w:r w:rsidR="00FD3226" w:rsidRPr="002632F7">
        <w:rPr>
          <w:rFonts w:ascii="Times" w:hAnsi="Times" w:cs="Arial"/>
          <w:color w:val="000000" w:themeColor="text1"/>
          <w:spacing w:val="-1"/>
          <w:shd w:val="clear" w:color="auto" w:fill="FFFFFF"/>
        </w:rPr>
        <w:tab/>
      </w:r>
    </w:p>
    <w:p w14:paraId="1682021C" w14:textId="5AFC64F0" w:rsidR="009D0CC7" w:rsidRPr="002632F7" w:rsidRDefault="009D0CC7" w:rsidP="004C2DB0">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an ‘id’ of the pattern element.</w:t>
      </w:r>
      <w:r w:rsidR="00FD3226" w:rsidRPr="002632F7">
        <w:rPr>
          <w:rFonts w:ascii="Times" w:hAnsi="Times" w:cs="Arial"/>
          <w:color w:val="000000" w:themeColor="text1"/>
          <w:spacing w:val="-1"/>
          <w:shd w:val="clear" w:color="auto" w:fill="FFFFFF"/>
        </w:rPr>
        <w:tab/>
      </w:r>
      <w:r w:rsidR="00CF6C5C" w:rsidRPr="002632F7">
        <w:rPr>
          <w:rFonts w:ascii="Times" w:hAnsi="Times" w:cs="Arial"/>
          <w:color w:val="000000" w:themeColor="text1"/>
          <w:spacing w:val="-1"/>
          <w:shd w:val="clear" w:color="auto" w:fill="FFFFFF"/>
        </w:rPr>
        <w:t xml:space="preserve">This ‘id’ is used </w:t>
      </w:r>
      <w:r w:rsidR="002F12C7" w:rsidRPr="002632F7">
        <w:rPr>
          <w:rFonts w:ascii="Times" w:hAnsi="Times" w:cs="Arial"/>
          <w:color w:val="000000" w:themeColor="text1"/>
          <w:spacing w:val="-1"/>
          <w:shd w:val="clear" w:color="auto" w:fill="FFFFFF"/>
        </w:rPr>
        <w:t xml:space="preserve">later </w:t>
      </w:r>
      <w:r w:rsidR="00DC3CD6" w:rsidRPr="002632F7">
        <w:rPr>
          <w:rFonts w:ascii="Times" w:hAnsi="Times" w:cs="Arial"/>
          <w:color w:val="000000" w:themeColor="text1"/>
          <w:spacing w:val="-1"/>
          <w:shd w:val="clear" w:color="auto" w:fill="FFFFFF"/>
        </w:rPr>
        <w:t>during filling texture.</w:t>
      </w:r>
      <w:r w:rsidR="00F77AB7" w:rsidRPr="002632F7">
        <w:rPr>
          <w:rFonts w:ascii="Times" w:hAnsi="Times" w:cs="Arial"/>
          <w:color w:val="000000" w:themeColor="text1"/>
          <w:spacing w:val="-1"/>
          <w:shd w:val="clear" w:color="auto" w:fill="FFFFFF"/>
        </w:rPr>
        <w:t xml:space="preserve"> We use the following convention to define an id:</w:t>
      </w:r>
      <w:r w:rsidR="00F77AB7" w:rsidRPr="002632F7">
        <w:rPr>
          <w:rFonts w:ascii="Times" w:hAnsi="Times" w:cs="Arial"/>
          <w:color w:val="000000" w:themeColor="text1"/>
          <w:spacing w:val="-1"/>
          <w:shd w:val="clear" w:color="auto" w:fill="FFFFFF"/>
        </w:rPr>
        <w:br/>
      </w:r>
      <w:r w:rsidR="006919AE">
        <w:rPr>
          <w:rFonts w:ascii="Times" w:hAnsi="Times" w:cs="Menlo"/>
          <w:color w:val="000000" w:themeColor="text1"/>
        </w:rPr>
        <w:t>pattern_</w:t>
      </w:r>
      <w:r w:rsidR="00F77AB7" w:rsidRPr="00F77AB7">
        <w:rPr>
          <w:rFonts w:ascii="Times" w:hAnsi="Times" w:cs="Menlo"/>
          <w:color w:val="000000" w:themeColor="text1"/>
        </w:rPr>
        <w:t xml:space="preserve">id = </w:t>
      </w:r>
      <w:r w:rsidR="007A31E2" w:rsidRPr="00F77AB7">
        <w:rPr>
          <w:rFonts w:ascii="Times" w:hAnsi="Times" w:cs="Menlo"/>
          <w:color w:val="000000" w:themeColor="text1"/>
        </w:rPr>
        <w:t>'</w:t>
      </w:r>
      <w:r w:rsidR="00F77AB7" w:rsidRPr="002632F7">
        <w:rPr>
          <w:rFonts w:ascii="Times" w:hAnsi="Times" w:cs="Menlo"/>
          <w:color w:val="000000" w:themeColor="text1"/>
        </w:rPr>
        <w:t>pat-</w:t>
      </w:r>
      <w:r w:rsidR="007A31E2" w:rsidRPr="00F77AB7">
        <w:rPr>
          <w:rFonts w:ascii="Times" w:hAnsi="Times" w:cs="Menlo"/>
          <w:color w:val="000000" w:themeColor="text1"/>
        </w:rPr>
        <w:t>'</w:t>
      </w:r>
      <w:r w:rsidR="00593B34" w:rsidRPr="002632F7">
        <w:rPr>
          <w:rFonts w:ascii="Times" w:hAnsi="Times" w:cs="Menlo"/>
          <w:color w:val="000000" w:themeColor="text1"/>
        </w:rPr>
        <w:t xml:space="preserve"> </w:t>
      </w:r>
      <w:r w:rsidR="00593B34" w:rsidRPr="00F77AB7">
        <w:rPr>
          <w:rFonts w:ascii="Times" w:hAnsi="Times" w:cs="Menlo"/>
          <w:color w:val="000000" w:themeColor="text1"/>
        </w:rPr>
        <w:t xml:space="preserve">+ </w:t>
      </w:r>
      <w:r w:rsidR="00593B34" w:rsidRPr="002632F7">
        <w:rPr>
          <w:rFonts w:ascii="Times" w:hAnsi="Times" w:cs="Menlo"/>
          <w:color w:val="000000" w:themeColor="text1"/>
        </w:rPr>
        <w:t>country</w:t>
      </w:r>
      <w:r w:rsidR="00593B34" w:rsidRPr="00F77AB7">
        <w:rPr>
          <w:rFonts w:ascii="Times" w:hAnsi="Times" w:cs="Menlo"/>
          <w:color w:val="000000" w:themeColor="text1"/>
        </w:rPr>
        <w:t xml:space="preserve"> + </w:t>
      </w:r>
      <w:r w:rsidR="007A31E2" w:rsidRPr="00F77AB7">
        <w:rPr>
          <w:rFonts w:ascii="Times" w:hAnsi="Times" w:cs="Menlo"/>
          <w:color w:val="000000" w:themeColor="text1"/>
        </w:rPr>
        <w:t>'</w:t>
      </w:r>
      <w:r w:rsidR="00593B34" w:rsidRPr="00F77AB7">
        <w:rPr>
          <w:rFonts w:ascii="Times" w:hAnsi="Times" w:cs="Menlo"/>
          <w:color w:val="000000" w:themeColor="text1"/>
        </w:rPr>
        <w:t>-</w:t>
      </w:r>
      <w:r w:rsidR="007A31E2" w:rsidRPr="00F77AB7">
        <w:rPr>
          <w:rFonts w:ascii="Times" w:hAnsi="Times" w:cs="Menlo"/>
          <w:color w:val="000000" w:themeColor="text1"/>
        </w:rPr>
        <w:t>' +</w:t>
      </w:r>
      <w:r w:rsidR="00BA2C54" w:rsidRPr="00BA2C54">
        <w:rPr>
          <w:rFonts w:ascii="Times" w:hAnsi="Times" w:cs="Menlo"/>
          <w:color w:val="000000" w:themeColor="text1"/>
        </w:rPr>
        <w:t xml:space="preserve"> </w:t>
      </w:r>
      <w:r w:rsidR="002632F7" w:rsidRPr="002632F7">
        <w:rPr>
          <w:rFonts w:ascii="Times" w:hAnsi="Times" w:cs="Menlo"/>
          <w:color w:val="000000" w:themeColor="text1"/>
        </w:rPr>
        <w:t>aber_indx</w:t>
      </w:r>
      <w:r w:rsidR="00BA2C54" w:rsidRPr="00BA2C54">
        <w:rPr>
          <w:rFonts w:ascii="Times" w:hAnsi="Times" w:cs="Menlo"/>
          <w:color w:val="000000" w:themeColor="text1"/>
        </w:rPr>
        <w:t xml:space="preserve"> + '-'</w:t>
      </w:r>
      <w:r w:rsidR="00593B34" w:rsidRPr="002632F7">
        <w:rPr>
          <w:rFonts w:ascii="Times" w:hAnsi="Times" w:cs="Menlo"/>
          <w:color w:val="000000" w:themeColor="text1"/>
        </w:rPr>
        <w:t xml:space="preserve"> </w:t>
      </w:r>
      <w:r w:rsidR="00F77AB7" w:rsidRPr="00F77AB7">
        <w:rPr>
          <w:rFonts w:ascii="Times" w:hAnsi="Times" w:cs="Menlo"/>
          <w:color w:val="000000" w:themeColor="text1"/>
        </w:rPr>
        <w:t>+ rgb_ind</w:t>
      </w:r>
      <w:r w:rsidR="00A3112A" w:rsidRPr="002632F7">
        <w:rPr>
          <w:rFonts w:ascii="Times" w:hAnsi="Times" w:cs="Menlo"/>
          <w:color w:val="000000" w:themeColor="text1"/>
        </w:rPr>
        <w:t>x</w:t>
      </w:r>
      <w:r w:rsidR="00F77AB7" w:rsidRPr="00F77AB7">
        <w:rPr>
          <w:rFonts w:ascii="Times" w:hAnsi="Times" w:cs="Menlo"/>
          <w:color w:val="000000" w:themeColor="text1"/>
        </w:rPr>
        <w:t xml:space="preserve"> + '-' +</w:t>
      </w:r>
      <w:r w:rsidR="00A3112A" w:rsidRPr="002632F7">
        <w:rPr>
          <w:rFonts w:ascii="Times" w:hAnsi="Times" w:cs="Menlo"/>
          <w:color w:val="000000" w:themeColor="text1"/>
        </w:rPr>
        <w:t xml:space="preserve"> uncertainty</w:t>
      </w:r>
      <w:r w:rsidR="00BA2C54" w:rsidRPr="002632F7">
        <w:rPr>
          <w:rFonts w:ascii="Times" w:hAnsi="Times" w:cs="Menlo"/>
          <w:color w:val="000000" w:themeColor="text1"/>
        </w:rPr>
        <w:t>_scale</w:t>
      </w:r>
    </w:p>
    <w:p w14:paraId="56F06ACE" w14:textId="6EBA0A42" w:rsidR="00A3112A" w:rsidRPr="002632F7" w:rsidRDefault="002E78D5" w:rsidP="004C2DB0">
      <w:pPr>
        <w:pStyle w:val="ListParagraph"/>
        <w:spacing w:line="360" w:lineRule="auto"/>
        <w:ind w:left="357"/>
        <w:rPr>
          <w:rFonts w:ascii="Times" w:hAnsi="Times" w:cs="Menlo"/>
          <w:color w:val="000000" w:themeColor="text1"/>
        </w:rPr>
      </w:pPr>
      <w:proofErr w:type="gramStart"/>
      <w:r>
        <w:rPr>
          <w:rFonts w:ascii="Times" w:hAnsi="Times" w:cs="Menlo"/>
          <w:color w:val="000000" w:themeColor="text1"/>
        </w:rPr>
        <w:t>w</w:t>
      </w:r>
      <w:r w:rsidR="00A3112A" w:rsidRPr="002632F7">
        <w:rPr>
          <w:rFonts w:ascii="Times" w:hAnsi="Times" w:cs="Menlo"/>
          <w:color w:val="000000" w:themeColor="text1"/>
        </w:rPr>
        <w:t>here</w:t>
      </w:r>
      <w:proofErr w:type="gramEnd"/>
      <w:r w:rsidR="00A3112A" w:rsidRPr="002632F7">
        <w:rPr>
          <w:rFonts w:ascii="Times" w:hAnsi="Times" w:cs="Menlo"/>
          <w:color w:val="000000" w:themeColor="text1"/>
        </w:rPr>
        <w:t>,</w:t>
      </w:r>
    </w:p>
    <w:p w14:paraId="37631312" w14:textId="2486DD2B" w:rsidR="00A3112A" w:rsidRDefault="00A3112A" w:rsidP="004C2DB0">
      <w:pPr>
        <w:pStyle w:val="ListParagraph"/>
        <w:spacing w:line="360" w:lineRule="auto"/>
        <w:ind w:left="357"/>
        <w:rPr>
          <w:rFonts w:ascii="Times" w:hAnsi="Times" w:cs="Menlo"/>
          <w:color w:val="000000" w:themeColor="text1"/>
        </w:rPr>
      </w:pPr>
      <w:r w:rsidRPr="002632F7">
        <w:rPr>
          <w:rFonts w:ascii="Times" w:hAnsi="Times" w:cs="Menlo"/>
          <w:color w:val="000000" w:themeColor="text1"/>
        </w:rPr>
        <w:t>country = name of the country</w:t>
      </w:r>
      <w:r w:rsidR="0036328D" w:rsidRPr="002632F7">
        <w:rPr>
          <w:rFonts w:ascii="Times" w:hAnsi="Times" w:cs="Menlo"/>
          <w:color w:val="000000" w:themeColor="text1"/>
        </w:rPr>
        <w:t xml:space="preserve"> of stream graph</w:t>
      </w:r>
    </w:p>
    <w:p w14:paraId="64DF7AAF" w14:textId="2E7B02D1" w:rsidR="00BC0077" w:rsidRPr="00BC0077" w:rsidRDefault="00BC0077" w:rsidP="00BC0077">
      <w:pPr>
        <w:pStyle w:val="ListParagraph"/>
        <w:spacing w:line="360" w:lineRule="auto"/>
        <w:ind w:left="357"/>
        <w:rPr>
          <w:rFonts w:ascii="Times" w:hAnsi="Times" w:cs="Menlo"/>
          <w:color w:val="000000" w:themeColor="text1"/>
        </w:rPr>
      </w:pPr>
      <w:r>
        <w:rPr>
          <w:rFonts w:ascii="Times" w:hAnsi="Times" w:cs="Menlo"/>
          <w:color w:val="000000" w:themeColor="text1"/>
        </w:rPr>
        <w:t>aber</w:t>
      </w:r>
      <w:r w:rsidRPr="002632F7">
        <w:rPr>
          <w:rFonts w:ascii="Times" w:hAnsi="Times" w:cs="Menlo"/>
          <w:color w:val="000000" w:themeColor="text1"/>
        </w:rPr>
        <w:t xml:space="preserve">_indx = index of the </w:t>
      </w:r>
      <w:r>
        <w:rPr>
          <w:rFonts w:ascii="Times" w:hAnsi="Times" w:cs="Menlo"/>
          <w:color w:val="000000" w:themeColor="text1"/>
        </w:rPr>
        <w:t>aberration</w:t>
      </w:r>
      <w:r w:rsidRPr="002632F7">
        <w:rPr>
          <w:rFonts w:ascii="Times" w:hAnsi="Times" w:cs="Menlo"/>
          <w:color w:val="000000" w:themeColor="text1"/>
        </w:rPr>
        <w:t xml:space="preserve"> </w:t>
      </w:r>
      <w:r>
        <w:rPr>
          <w:rFonts w:ascii="Times" w:hAnsi="Times" w:cs="Menlo"/>
          <w:color w:val="000000" w:themeColor="text1"/>
        </w:rPr>
        <w:t>from [0, 1, 2] from step 3.</w:t>
      </w:r>
    </w:p>
    <w:p w14:paraId="4ACF2952" w14:textId="59881341" w:rsidR="0036328D" w:rsidRPr="002632F7" w:rsidRDefault="0036328D" w:rsidP="004C2DB0">
      <w:pPr>
        <w:pStyle w:val="ListParagraph"/>
        <w:spacing w:line="360" w:lineRule="auto"/>
        <w:ind w:left="357"/>
        <w:rPr>
          <w:rFonts w:ascii="Times" w:hAnsi="Times" w:cs="Menlo"/>
          <w:color w:val="000000" w:themeColor="text1"/>
        </w:rPr>
      </w:pPr>
      <w:r w:rsidRPr="002632F7">
        <w:rPr>
          <w:rFonts w:ascii="Times" w:hAnsi="Times" w:cs="Menlo"/>
          <w:color w:val="000000" w:themeColor="text1"/>
        </w:rPr>
        <w:t>rgb_indx = index of the color channel (0 for red, 1 for green, 2 for blue)</w:t>
      </w:r>
      <w:r w:rsidR="00BC0077">
        <w:rPr>
          <w:rFonts w:ascii="Times" w:hAnsi="Times" w:cs="Menlo"/>
          <w:color w:val="000000" w:themeColor="text1"/>
        </w:rPr>
        <w:t xml:space="preserve"> from step 4.</w:t>
      </w:r>
    </w:p>
    <w:p w14:paraId="0BC91A48" w14:textId="2F344440" w:rsidR="0036328D" w:rsidRPr="002632F7" w:rsidRDefault="0036328D" w:rsidP="004C2DB0">
      <w:pPr>
        <w:pStyle w:val="ListParagraph"/>
        <w:spacing w:line="360" w:lineRule="auto"/>
        <w:ind w:left="357"/>
        <w:rPr>
          <w:rFonts w:ascii="Times" w:hAnsi="Times" w:cs="Arial"/>
          <w:color w:val="000000" w:themeColor="text1"/>
          <w:spacing w:val="-1"/>
          <w:shd w:val="clear" w:color="auto" w:fill="FFFFFF"/>
        </w:rPr>
      </w:pPr>
      <w:r w:rsidRPr="002632F7">
        <w:rPr>
          <w:rFonts w:ascii="Times" w:hAnsi="Times" w:cs="Menlo"/>
          <w:color w:val="000000" w:themeColor="text1"/>
        </w:rPr>
        <w:t>uncertainty = uncertainty in the scale of 0 to 9 (normalized to meet the range)</w:t>
      </w:r>
      <w:r w:rsidR="00BC0077">
        <w:rPr>
          <w:rFonts w:ascii="Times" w:hAnsi="Times" w:cs="Menlo"/>
          <w:color w:val="000000" w:themeColor="text1"/>
        </w:rPr>
        <w:t xml:space="preserve"> from step 5.</w:t>
      </w:r>
    </w:p>
    <w:p w14:paraId="64D092BB" w14:textId="763C49FF" w:rsidR="009D0CC7"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width and height of the pattern.</w:t>
      </w:r>
    </w:p>
    <w:p w14:paraId="128EDB4C" w14:textId="3335753C" w:rsidR="00FD3226" w:rsidRPr="002632F7" w:rsidRDefault="00FD3226"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Append a shape of the pattern such as ‘circle’, ‘</w:t>
      </w:r>
      <w:r w:rsidR="00CF6C5C" w:rsidRPr="002632F7">
        <w:rPr>
          <w:rFonts w:ascii="Times" w:hAnsi="Times" w:cs="Arial"/>
          <w:color w:val="000000" w:themeColor="text1"/>
          <w:spacing w:val="-1"/>
          <w:shd w:val="clear" w:color="auto" w:fill="FFFFFF"/>
        </w:rPr>
        <w:t xml:space="preserve">rect’, ‘ellipse’ etc. </w:t>
      </w:r>
      <w:r w:rsidR="00440536" w:rsidRPr="002632F7">
        <w:rPr>
          <w:rFonts w:ascii="Times" w:hAnsi="Times" w:cs="Arial"/>
          <w:color w:val="000000" w:themeColor="text1"/>
          <w:spacing w:val="-1"/>
          <w:shd w:val="clear" w:color="auto" w:fill="FFFFFF"/>
        </w:rPr>
        <w:t>In</w:t>
      </w:r>
      <w:r w:rsidR="00CF6C5C" w:rsidRPr="002632F7">
        <w:rPr>
          <w:rFonts w:ascii="Times" w:hAnsi="Times" w:cs="Arial"/>
          <w:color w:val="000000" w:themeColor="text1"/>
          <w:spacing w:val="-1"/>
          <w:shd w:val="clear" w:color="auto" w:fill="FFFFFF"/>
        </w:rPr>
        <w:t xml:space="preserve"> our case</w:t>
      </w:r>
      <w:r w:rsidR="00440536" w:rsidRPr="002632F7">
        <w:rPr>
          <w:rFonts w:ascii="Times" w:hAnsi="Times" w:cs="Arial"/>
          <w:color w:val="000000" w:themeColor="text1"/>
          <w:spacing w:val="-1"/>
          <w:shd w:val="clear" w:color="auto" w:fill="FFFFFF"/>
        </w:rPr>
        <w:t>,</w:t>
      </w:r>
      <w:r w:rsidR="00CF6C5C" w:rsidRPr="002632F7">
        <w:rPr>
          <w:rFonts w:ascii="Times" w:hAnsi="Times" w:cs="Arial"/>
          <w:color w:val="000000" w:themeColor="text1"/>
          <w:spacing w:val="-1"/>
          <w:shd w:val="clear" w:color="auto" w:fill="FFFFFF"/>
        </w:rPr>
        <w:t xml:space="preserve"> we use ‘circle’.</w:t>
      </w:r>
    </w:p>
    <w:p w14:paraId="58D5B78C" w14:textId="24DF4FDF" w:rsidR="006268A2"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Set center (cx, cy) and radius (r) of the circle.</w:t>
      </w:r>
      <w:r w:rsidRPr="002632F7">
        <w:rPr>
          <w:rFonts w:ascii="Times" w:hAnsi="Times" w:cs="Arial"/>
          <w:color w:val="000000" w:themeColor="text1"/>
          <w:spacing w:val="-1"/>
          <w:shd w:val="clear" w:color="auto" w:fill="FFFFFF"/>
        </w:rPr>
        <w:tab/>
      </w:r>
    </w:p>
    <w:p w14:paraId="563C3FDD" w14:textId="2607E605" w:rsidR="00CF6C5C" w:rsidRPr="002632F7" w:rsidRDefault="006268A2"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eastAsiaTheme="minorHAnsi" w:hAnsi="Times" w:cs="AppleSystemUIFont"/>
          <w:color w:val="000000" w:themeColor="text1"/>
          <w:lang w:val="en-GB" w:eastAsia="en-US"/>
        </w:rPr>
        <w:t>Set attribute ‘</w:t>
      </w:r>
      <w:r w:rsidRPr="002632F7">
        <w:rPr>
          <w:rFonts w:ascii="Times" w:eastAsiaTheme="minorHAnsi" w:hAnsi="Times" w:cs="AppleSystemUIFontBold"/>
          <w:color w:val="000000" w:themeColor="text1"/>
          <w:lang w:val="en-GB" w:eastAsia="en-US"/>
        </w:rPr>
        <w:t>patternUnits’</w:t>
      </w:r>
      <w:r w:rsidRPr="002632F7">
        <w:rPr>
          <w:rFonts w:ascii="Times" w:eastAsiaTheme="minorHAnsi" w:hAnsi="Times" w:cs="AppleSystemUIFont"/>
          <w:color w:val="000000" w:themeColor="text1"/>
          <w:lang w:val="en-GB" w:eastAsia="en-US"/>
        </w:rPr>
        <w:t xml:space="preserve"> to</w:t>
      </w:r>
      <w:r w:rsidRPr="002632F7">
        <w:rPr>
          <w:rFonts w:ascii="Times" w:eastAsiaTheme="minorHAnsi" w:hAnsi="Times" w:cs="AppleSystemUIFont"/>
          <w:b/>
          <w:bCs/>
          <w:color w:val="000000" w:themeColor="text1"/>
          <w:lang w:val="en-GB" w:eastAsia="en-US"/>
        </w:rPr>
        <w:t xml:space="preserve"> ‘</w:t>
      </w:r>
      <w:r w:rsidRPr="002632F7">
        <w:rPr>
          <w:rFonts w:ascii="Times" w:hAnsi="Times" w:cs="Menlo"/>
          <w:color w:val="000000" w:themeColor="text1"/>
        </w:rPr>
        <w:t>userSpaceOnUse’</w:t>
      </w:r>
      <w:r w:rsidR="00876AF9" w:rsidRPr="002632F7">
        <w:rPr>
          <w:rFonts w:ascii="Times" w:hAnsi="Times" w:cs="Menlo"/>
          <w:color w:val="000000" w:themeColor="text1"/>
        </w:rPr>
        <w:t xml:space="preserve"> </w:t>
      </w:r>
      <w:r w:rsidRPr="002632F7">
        <w:rPr>
          <w:rFonts w:ascii="Times" w:hAnsi="Times" w:cs="Menlo"/>
          <w:color w:val="000000" w:themeColor="text1"/>
        </w:rPr>
        <w:t>that defines the coordinate system for cx, cy, width, and height.</w:t>
      </w:r>
      <w:r w:rsidRPr="002632F7">
        <w:rPr>
          <w:rFonts w:ascii="Times" w:hAnsi="Times" w:cs="Menlo"/>
          <w:color w:val="000000" w:themeColor="text1"/>
        </w:rPr>
        <w:tab/>
      </w:r>
    </w:p>
    <w:p w14:paraId="19DB62FA" w14:textId="46A30BC9" w:rsidR="00A15E04" w:rsidRPr="002632F7" w:rsidRDefault="00CF6C5C" w:rsidP="00440536">
      <w:pPr>
        <w:pStyle w:val="ListParagraph"/>
        <w:numPr>
          <w:ilvl w:val="1"/>
          <w:numId w:val="19"/>
        </w:numPr>
        <w:spacing w:line="360" w:lineRule="auto"/>
        <w:ind w:left="357" w:hanging="357"/>
        <w:rPr>
          <w:rFonts w:ascii="Times" w:hAnsi="Times" w:cs="Arial"/>
          <w:color w:val="000000" w:themeColor="text1"/>
          <w:spacing w:val="-1"/>
          <w:shd w:val="clear" w:color="auto" w:fill="FFFFFF"/>
        </w:rPr>
      </w:pPr>
      <w:r w:rsidRPr="002632F7">
        <w:rPr>
          <w:rFonts w:ascii="Times" w:hAnsi="Times" w:cs="Arial"/>
          <w:color w:val="000000" w:themeColor="text1"/>
          <w:spacing w:val="-1"/>
          <w:shd w:val="clear" w:color="auto" w:fill="FFFFFF"/>
        </w:rPr>
        <w:t>Fill the pattern by set</w:t>
      </w:r>
      <w:r w:rsidR="002F12C7" w:rsidRPr="002632F7">
        <w:rPr>
          <w:rFonts w:ascii="Times" w:hAnsi="Times" w:cs="Arial"/>
          <w:color w:val="000000" w:themeColor="text1"/>
          <w:spacing w:val="-1"/>
          <w:shd w:val="clear" w:color="auto" w:fill="FFFFFF"/>
        </w:rPr>
        <w:t>ting</w:t>
      </w:r>
      <w:r w:rsidRPr="002632F7">
        <w:rPr>
          <w:rFonts w:ascii="Times" w:hAnsi="Times" w:cs="Arial"/>
          <w:color w:val="000000" w:themeColor="text1"/>
          <w:spacing w:val="-1"/>
          <w:shd w:val="clear" w:color="auto" w:fill="FFFFFF"/>
        </w:rPr>
        <w:t xml:space="preserve"> a fill color.</w:t>
      </w:r>
    </w:p>
    <w:p w14:paraId="083DF677" w14:textId="3E10CD4A" w:rsidR="00A15E04" w:rsidRPr="002632F7" w:rsidRDefault="00A15E04" w:rsidP="00A15E04">
      <w:pPr>
        <w:spacing w:line="360" w:lineRule="auto"/>
        <w:jc w:val="both"/>
        <w:rPr>
          <w:rFonts w:ascii="Times" w:hAnsi="Times"/>
          <w:color w:val="000000" w:themeColor="text1"/>
          <w:shd w:val="clear" w:color="auto" w:fill="FFFFFF"/>
          <w:lang w:val="en-US"/>
        </w:rPr>
      </w:pPr>
      <w:r w:rsidRPr="002632F7">
        <w:rPr>
          <w:rFonts w:ascii="Times" w:hAnsi="Times"/>
          <w:color w:val="000000" w:themeColor="text1"/>
          <w:shd w:val="clear" w:color="auto" w:fill="FFFFFF"/>
          <w:lang w:val="en-US"/>
        </w:rPr>
        <w:t>----------------------------------------------------------------------------------------------------------------</w:t>
      </w:r>
      <w:r w:rsidRPr="002632F7">
        <w:rPr>
          <w:rFonts w:ascii="Times" w:hAnsi="Times"/>
          <w:color w:val="000000" w:themeColor="text1"/>
        </w:rPr>
        <w:t>Algorithm</w:t>
      </w:r>
      <w:r w:rsidR="005D10C0">
        <w:rPr>
          <w:rFonts w:ascii="Times" w:hAnsi="Times"/>
          <w:color w:val="000000" w:themeColor="text1"/>
        </w:rPr>
        <w:t>-8</w:t>
      </w:r>
      <w:r w:rsidRPr="002632F7">
        <w:rPr>
          <w:rFonts w:ascii="Times" w:hAnsi="Times"/>
          <w:color w:val="000000" w:themeColor="text1"/>
        </w:rPr>
        <w:t xml:space="preserve">:  </w:t>
      </w:r>
      <w:r w:rsidR="006574E3" w:rsidRPr="002632F7">
        <w:rPr>
          <w:rFonts w:ascii="Times" w:hAnsi="Times"/>
          <w:color w:val="000000" w:themeColor="text1"/>
        </w:rPr>
        <w:t>Pattern defining algorithm</w:t>
      </w:r>
    </w:p>
    <w:p w14:paraId="79615218" w14:textId="1B5C40AD" w:rsidR="006268A2" w:rsidRDefault="006268A2" w:rsidP="005934DC">
      <w:pPr>
        <w:shd w:val="clear" w:color="auto" w:fill="FFFFFF"/>
        <w:spacing w:line="270" w:lineRule="atLeast"/>
        <w:rPr>
          <w:rFonts w:ascii="Times" w:hAnsi="Times" w:cs="Menlo"/>
          <w:color w:val="000000" w:themeColor="text1"/>
        </w:rPr>
      </w:pPr>
    </w:p>
    <w:p w14:paraId="3EEC28E2" w14:textId="77777777" w:rsidR="006574E3" w:rsidRPr="006268A2" w:rsidRDefault="006574E3" w:rsidP="006268A2">
      <w:pPr>
        <w:shd w:val="clear" w:color="auto" w:fill="FFFFFF"/>
        <w:spacing w:line="270" w:lineRule="atLeast"/>
        <w:rPr>
          <w:rFonts w:ascii="Times" w:hAnsi="Times" w:cs="Menlo"/>
          <w:color w:val="000000" w:themeColor="text1"/>
        </w:rPr>
      </w:pPr>
    </w:p>
    <w:p w14:paraId="62E7A7ED" w14:textId="1BE00545" w:rsidR="006574E3" w:rsidRPr="00735EDF" w:rsidRDefault="006574E3" w:rsidP="006574E3">
      <w:pPr>
        <w:spacing w:line="360" w:lineRule="auto"/>
        <w:rPr>
          <w:rFonts w:ascii="Times" w:hAnsi="Times"/>
          <w:b/>
          <w:bCs/>
          <w:color w:val="000000" w:themeColor="text1"/>
          <w:lang w:val="en-US"/>
        </w:rPr>
      </w:pPr>
      <w:r>
        <w:rPr>
          <w:rFonts w:ascii="Times" w:hAnsi="Times"/>
          <w:b/>
          <w:bCs/>
          <w:color w:val="000000" w:themeColor="text1"/>
          <w:lang w:val="en-US"/>
        </w:rPr>
        <w:t>3.10.</w:t>
      </w:r>
      <w:r w:rsidR="00876AF9">
        <w:rPr>
          <w:rFonts w:ascii="Times" w:hAnsi="Times"/>
          <w:b/>
          <w:bCs/>
          <w:color w:val="000000" w:themeColor="text1"/>
          <w:lang w:val="en-US"/>
        </w:rPr>
        <w:t>3</w:t>
      </w:r>
      <w:r>
        <w:rPr>
          <w:rFonts w:ascii="Times" w:hAnsi="Times"/>
          <w:b/>
          <w:bCs/>
          <w:color w:val="000000" w:themeColor="text1"/>
          <w:lang w:val="en-US"/>
        </w:rPr>
        <w:tab/>
        <w:t>Texture</w:t>
      </w:r>
      <w:r w:rsidRPr="00B25037">
        <w:rPr>
          <w:rFonts w:ascii="Times" w:hAnsi="Times"/>
          <w:b/>
          <w:bCs/>
          <w:color w:val="000000" w:themeColor="text1"/>
          <w:lang w:val="en-US"/>
        </w:rPr>
        <w:t xml:space="preserve"> </w:t>
      </w:r>
      <w:r w:rsidR="00934ABC">
        <w:rPr>
          <w:rFonts w:ascii="Times" w:hAnsi="Times"/>
          <w:b/>
          <w:bCs/>
          <w:color w:val="000000" w:themeColor="text1"/>
          <w:lang w:val="en-US"/>
        </w:rPr>
        <w:t xml:space="preserve">Generation </w:t>
      </w:r>
      <w:r>
        <w:rPr>
          <w:rFonts w:ascii="Times" w:hAnsi="Times"/>
          <w:b/>
          <w:bCs/>
          <w:color w:val="000000" w:themeColor="text1"/>
          <w:lang w:val="en-US"/>
        </w:rPr>
        <w:t>Algorithm</w:t>
      </w:r>
    </w:p>
    <w:p w14:paraId="6C221227" w14:textId="77777777" w:rsidR="006574E3"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p>
    <w:p w14:paraId="2C81F193" w14:textId="1C82DD2D"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sidRPr="00440536">
        <w:rPr>
          <w:rFonts w:ascii="Times" w:hAnsi="Times"/>
          <w:color w:val="000000" w:themeColor="text1"/>
          <w:shd w:val="clear" w:color="auto" w:fill="FFFFFF"/>
          <w:lang w:val="en-US"/>
        </w:rPr>
        <w:t xml:space="preserve">Select the streamgraph container using d3 js. </w:t>
      </w:r>
    </w:p>
    <w:p w14:paraId="49C7248F" w14:textId="180FC8B3" w:rsidR="00440536" w:rsidRDefault="00440536"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Find the path of the streamgraph by from the value of ‘d’ property.</w:t>
      </w:r>
    </w:p>
    <w:p w14:paraId="772333B0" w14:textId="48E872CE" w:rsidR="00440536"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lastRenderedPageBreak/>
        <w:t>Divide the upper and lower segments of the path and save in two variables.</w:t>
      </w:r>
    </w:p>
    <w:p w14:paraId="7365A7C6" w14:textId="122FBC21"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Determine the number of vertexes (coordinates) in each segment (they would be same).</w:t>
      </w:r>
    </w:p>
    <w:p w14:paraId="369E5668" w14:textId="52CCACAF"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Repeat steps</w:t>
      </w:r>
      <w:r w:rsidR="00767658">
        <w:rPr>
          <w:rFonts w:ascii="Times" w:hAnsi="Times"/>
          <w:color w:val="000000" w:themeColor="text1"/>
          <w:shd w:val="clear" w:color="auto" w:fill="FFFFFF"/>
          <w:lang w:val="en-US"/>
        </w:rPr>
        <w:t xml:space="preserve"> 6 to 11</w:t>
      </w:r>
      <w:r>
        <w:rPr>
          <w:rFonts w:ascii="Times" w:hAnsi="Times"/>
          <w:color w:val="000000" w:themeColor="text1"/>
          <w:shd w:val="clear" w:color="auto" w:fill="FFFFFF"/>
          <w:lang w:val="en-US"/>
        </w:rPr>
        <w:t xml:space="preserve"> until </w:t>
      </w:r>
      <w:r w:rsidR="002873D0">
        <w:rPr>
          <w:rFonts w:ascii="Times" w:hAnsi="Times"/>
          <w:color w:val="000000" w:themeColor="text1"/>
          <w:shd w:val="clear" w:color="auto" w:fill="FFFFFF"/>
          <w:lang w:val="en-US"/>
        </w:rPr>
        <w:t>all vertexes are traversed.</w:t>
      </w:r>
    </w:p>
    <w:p w14:paraId="7A2DE2FD" w14:textId="09C410CE" w:rsidR="005E7900" w:rsidRDefault="005E790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upper segment</w:t>
      </w:r>
      <w:r w:rsidR="002873D0">
        <w:rPr>
          <w:rFonts w:ascii="Times" w:hAnsi="Times"/>
          <w:color w:val="000000" w:themeColor="text1"/>
          <w:shd w:val="clear" w:color="auto" w:fill="FFFFFF"/>
          <w:lang w:val="en-US"/>
        </w:rPr>
        <w:t>, let’s call it p1.</w:t>
      </w:r>
    </w:p>
    <w:p w14:paraId="738BFBD8" w14:textId="41C569A8"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Take three vertexes from lower segment, let’s call it p2.</w:t>
      </w:r>
    </w:p>
    <w:p w14:paraId="7FAFEEFB" w14:textId="7A5BA7A5" w:rsidR="005E790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Build a new path string by joining p1 and p2 with standard rule of using M (moveto), L (lineto) and Z (closepath).</w:t>
      </w:r>
    </w:p>
    <w:p w14:paraId="5BCD0038" w14:textId="0C94788B" w:rsidR="002873D0" w:rsidRDefault="002873D0" w:rsidP="002873D0">
      <w:pPr>
        <w:pStyle w:val="ListParagraph"/>
        <w:numPr>
          <w:ilvl w:val="0"/>
          <w:numId w:val="32"/>
        </w:numPr>
        <w:spacing w:line="360" w:lineRule="auto"/>
        <w:ind w:left="357" w:hanging="357"/>
        <w:rPr>
          <w:rFonts w:ascii="Times" w:hAnsi="Times"/>
          <w:color w:val="000000" w:themeColor="text1"/>
          <w:shd w:val="clear" w:color="auto" w:fill="FFFFFF"/>
          <w:lang w:val="en-US"/>
        </w:rPr>
      </w:pPr>
      <w:r>
        <w:rPr>
          <w:rFonts w:ascii="Times" w:hAnsi="Times"/>
          <w:color w:val="000000" w:themeColor="text1"/>
          <w:shd w:val="clear" w:color="auto" w:fill="FFFFFF"/>
          <w:lang w:val="en-US"/>
        </w:rPr>
        <w:t xml:space="preserve">Append a new </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path</w:t>
      </w:r>
      <w:r w:rsidR="00767658">
        <w:rPr>
          <w:rFonts w:ascii="Times" w:hAnsi="Times"/>
          <w:color w:val="000000" w:themeColor="text1"/>
          <w:shd w:val="clear" w:color="auto" w:fill="FFFFFF"/>
          <w:lang w:val="en-US"/>
        </w:rPr>
        <w:t>’</w:t>
      </w:r>
      <w:r>
        <w:rPr>
          <w:rFonts w:ascii="Times" w:hAnsi="Times"/>
          <w:color w:val="000000" w:themeColor="text1"/>
          <w:shd w:val="clear" w:color="auto" w:fill="FFFFFF"/>
          <w:lang w:val="en-US"/>
        </w:rPr>
        <w:t xml:space="preserve"> element </w:t>
      </w:r>
      <w:r w:rsidR="00AA46E2">
        <w:rPr>
          <w:rFonts w:ascii="Times" w:hAnsi="Times"/>
          <w:color w:val="000000" w:themeColor="text1"/>
          <w:shd w:val="clear" w:color="auto" w:fill="FFFFFF"/>
          <w:lang w:val="en-US"/>
        </w:rPr>
        <w:t>into the container svg</w:t>
      </w:r>
      <w:r w:rsidR="00767658">
        <w:rPr>
          <w:rFonts w:ascii="Times" w:hAnsi="Times"/>
          <w:color w:val="000000" w:themeColor="text1"/>
          <w:shd w:val="clear" w:color="auto" w:fill="FFFFFF"/>
          <w:lang w:val="en-US"/>
        </w:rPr>
        <w:t xml:space="preserve"> and set ‘d’ property by the path string.</w:t>
      </w:r>
    </w:p>
    <w:p w14:paraId="010C28EA" w14:textId="5CA356B0" w:rsidR="006574E3" w:rsidRPr="00767658" w:rsidRDefault="00AA46E2"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 xml:space="preserve">Fill the path with the pattern id (generated by the previous algorithm) with the following syntax (value of fill attribute </w:t>
      </w:r>
      <w:r w:rsidRPr="00AA46E2">
        <w:rPr>
          <w:rFonts w:ascii="Times" w:hAnsi="Times" w:cs="Menlo"/>
          <w:color w:val="000000" w:themeColor="text1"/>
        </w:rPr>
        <w:t>'url(#</w:t>
      </w:r>
      <w:r w:rsidRPr="00767658">
        <w:rPr>
          <w:rFonts w:ascii="Times" w:hAnsi="Times" w:cs="Menlo"/>
          <w:color w:val="000000" w:themeColor="text1"/>
        </w:rPr>
        <w:t>pattern_id</w:t>
      </w:r>
      <w:r w:rsidRPr="00AA46E2">
        <w:rPr>
          <w:rFonts w:ascii="Times" w:hAnsi="Times" w:cs="Menlo"/>
          <w:color w:val="000000" w:themeColor="text1"/>
        </w:rPr>
        <w:t>'</w:t>
      </w:r>
      <w:r w:rsidRPr="00767658">
        <w:rPr>
          <w:rFonts w:ascii="Times" w:hAnsi="Times" w:cs="Menlo"/>
          <w:color w:val="000000" w:themeColor="text1"/>
        </w:rPr>
        <w:t>)).</w:t>
      </w:r>
    </w:p>
    <w:p w14:paraId="227FB049" w14:textId="67A9D2C2" w:rsidR="006574E3" w:rsidRPr="00767658" w:rsidRDefault="00767658" w:rsidP="00767658">
      <w:pPr>
        <w:pStyle w:val="ListParagraph"/>
        <w:numPr>
          <w:ilvl w:val="0"/>
          <w:numId w:val="32"/>
        </w:numPr>
        <w:spacing w:line="360" w:lineRule="auto"/>
        <w:ind w:left="357" w:hanging="357"/>
        <w:rPr>
          <w:rFonts w:ascii="Times" w:hAnsi="Times"/>
          <w:color w:val="000000" w:themeColor="text1"/>
          <w:shd w:val="clear" w:color="auto" w:fill="FFFFFF"/>
          <w:lang w:val="en-US"/>
        </w:rPr>
      </w:pPr>
      <w:r w:rsidRPr="00767658">
        <w:rPr>
          <w:rFonts w:ascii="Times" w:hAnsi="Times"/>
          <w:color w:val="000000" w:themeColor="text1"/>
          <w:shd w:val="clear" w:color="auto" w:fill="FFFFFF"/>
          <w:lang w:val="en-US"/>
        </w:rPr>
        <w:t>Add blend style property ‘</w:t>
      </w:r>
      <w:r w:rsidRPr="00767658">
        <w:rPr>
          <w:rFonts w:ascii="Times" w:hAnsi="Times" w:cs="Menlo"/>
          <w:color w:val="000000" w:themeColor="text1"/>
        </w:rPr>
        <w:t>mix-blend-mode’ to ‘darken’</w:t>
      </w:r>
      <w:r>
        <w:rPr>
          <w:rFonts w:ascii="Times" w:hAnsi="Times" w:cs="Menlo"/>
          <w:color w:val="000000" w:themeColor="text1"/>
        </w:rPr>
        <w:t>.</w:t>
      </w:r>
    </w:p>
    <w:p w14:paraId="4A8A4FA1" w14:textId="15863592" w:rsidR="006574E3" w:rsidRPr="00900308" w:rsidRDefault="006574E3" w:rsidP="006574E3">
      <w:pPr>
        <w:spacing w:line="360" w:lineRule="auto"/>
        <w:jc w:val="both"/>
        <w:rPr>
          <w:rFonts w:ascii="Times" w:hAnsi="Times"/>
          <w:color w:val="000000" w:themeColor="text1"/>
          <w:sz w:val="23"/>
          <w:szCs w:val="23"/>
          <w:shd w:val="clear" w:color="auto" w:fill="FFFFFF"/>
          <w:lang w:val="en-US"/>
        </w:rPr>
      </w:pPr>
      <w:r w:rsidRPr="00687950">
        <w:rPr>
          <w:rFonts w:ascii="Times" w:hAnsi="Times"/>
          <w:color w:val="000000" w:themeColor="text1"/>
          <w:sz w:val="23"/>
          <w:szCs w:val="23"/>
          <w:shd w:val="clear" w:color="auto" w:fill="FFFFFF"/>
          <w:lang w:val="en-US"/>
        </w:rPr>
        <w:t>---------------------------------------------------------------------------------------------------------------------</w:t>
      </w:r>
      <w:r w:rsidRPr="002E48C9">
        <w:rPr>
          <w:rFonts w:ascii="Times" w:hAnsi="Times"/>
          <w:color w:val="000000" w:themeColor="text1"/>
        </w:rPr>
        <w:t>Algorithm</w:t>
      </w:r>
      <w:r w:rsidR="005D10C0">
        <w:rPr>
          <w:rFonts w:ascii="Times" w:hAnsi="Times"/>
          <w:color w:val="000000" w:themeColor="text1"/>
        </w:rPr>
        <w:t>-9</w:t>
      </w:r>
      <w:r w:rsidRPr="002E48C9">
        <w:rPr>
          <w:rFonts w:ascii="Times" w:hAnsi="Times"/>
          <w:color w:val="000000" w:themeColor="text1"/>
        </w:rPr>
        <w:t xml:space="preserve">: </w:t>
      </w:r>
      <w:r>
        <w:rPr>
          <w:rFonts w:ascii="Times" w:hAnsi="Times"/>
          <w:color w:val="000000" w:themeColor="text1"/>
        </w:rPr>
        <w:t xml:space="preserve"> Texture </w:t>
      </w:r>
      <w:r w:rsidR="00853F91">
        <w:rPr>
          <w:rFonts w:ascii="Times" w:hAnsi="Times"/>
          <w:color w:val="000000" w:themeColor="text1"/>
        </w:rPr>
        <w:t>generation</w:t>
      </w:r>
      <w:r>
        <w:rPr>
          <w:rFonts w:ascii="Times" w:hAnsi="Times"/>
          <w:color w:val="000000" w:themeColor="text1"/>
        </w:rPr>
        <w:t xml:space="preserve"> algorithm</w:t>
      </w:r>
    </w:p>
    <w:p w14:paraId="7DB59E97" w14:textId="0EB70BF2" w:rsidR="003C749E" w:rsidRDefault="003C749E" w:rsidP="00501A93">
      <w:pPr>
        <w:spacing w:line="360" w:lineRule="auto"/>
        <w:rPr>
          <w:rFonts w:ascii="Times" w:hAnsi="Times"/>
          <w:b/>
          <w:bCs/>
          <w:color w:val="000000" w:themeColor="text1"/>
          <w:lang w:val="en-US"/>
        </w:rPr>
      </w:pPr>
    </w:p>
    <w:sectPr w:rsidR="003C749E" w:rsidSect="00A33728">
      <w:type w:val="continuous"/>
      <w:pgSz w:w="11906" w:h="16838"/>
      <w:pgMar w:top="1440" w:right="1440" w:bottom="1440" w:left="1440" w:header="0"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7326F6" w14:textId="77777777" w:rsidR="004C2918" w:rsidRDefault="004C2918" w:rsidP="002C2CD3">
      <w:r>
        <w:separator/>
      </w:r>
    </w:p>
  </w:endnote>
  <w:endnote w:type="continuationSeparator" w:id="0">
    <w:p w14:paraId="55F28F53" w14:textId="77777777" w:rsidR="004C2918" w:rsidRDefault="004C2918" w:rsidP="002C2C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Open Sans">
    <w:panose1 w:val="020B0606030504020204"/>
    <w:charset w:val="00"/>
    <w:family w:val="swiss"/>
    <w:pitch w:val="variable"/>
    <w:sig w:usb0="E00002EF" w:usb1="4000205B" w:usb2="00000028" w:usb3="00000000" w:csb0="0000019F" w:csb1="00000000"/>
  </w:font>
  <w:font w:name="Cambria Math">
    <w:panose1 w:val="02040503050406030204"/>
    <w:charset w:val="00"/>
    <w:family w:val="roman"/>
    <w:pitch w:val="variable"/>
    <w:sig w:usb0="E00002FF" w:usb1="420024FF" w:usb2="00000000" w:usb3="00000000" w:csb0="0000019F" w:csb1="00000000"/>
  </w:font>
  <w:font w:name="AppleSystemUIFontBold">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0939572"/>
      <w:docPartObj>
        <w:docPartGallery w:val="Page Numbers (Bottom of Page)"/>
        <w:docPartUnique/>
      </w:docPartObj>
    </w:sdtPr>
    <w:sdtEndPr>
      <w:rPr>
        <w:rStyle w:val="PageNumber"/>
      </w:rPr>
    </w:sdtEndPr>
    <w:sdtContent>
      <w:p w14:paraId="3B2B4176" w14:textId="5FA78AD5"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781D73F" w14:textId="77777777" w:rsidR="002C2CD3" w:rsidRDefault="002C2CD3" w:rsidP="002C2C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49853555"/>
      <w:docPartObj>
        <w:docPartGallery w:val="Page Numbers (Bottom of Page)"/>
        <w:docPartUnique/>
      </w:docPartObj>
    </w:sdtPr>
    <w:sdtEndPr>
      <w:rPr>
        <w:rStyle w:val="PageNumber"/>
      </w:rPr>
    </w:sdtEndPr>
    <w:sdtContent>
      <w:p w14:paraId="16DDBD7F" w14:textId="0EFA9A4C" w:rsidR="002C2CD3" w:rsidRDefault="002C2CD3"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D97156" w14:textId="77777777" w:rsidR="002C2CD3" w:rsidRDefault="002C2CD3" w:rsidP="002C2CD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8532687"/>
      <w:docPartObj>
        <w:docPartGallery w:val="Page Numbers (Bottom of Page)"/>
        <w:docPartUnique/>
      </w:docPartObj>
    </w:sdtPr>
    <w:sdtEndPr>
      <w:rPr>
        <w:rStyle w:val="PageNumber"/>
      </w:rPr>
    </w:sdtEndPr>
    <w:sdtContent>
      <w:p w14:paraId="00BD0635"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EA3CA09" w14:textId="77777777" w:rsidR="00AC5BB4" w:rsidRDefault="00AC5BB4" w:rsidP="002C2CD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41601881"/>
      <w:docPartObj>
        <w:docPartGallery w:val="Page Numbers (Bottom of Page)"/>
        <w:docPartUnique/>
      </w:docPartObj>
    </w:sdtPr>
    <w:sdtEndPr>
      <w:rPr>
        <w:rStyle w:val="PageNumber"/>
      </w:rPr>
    </w:sdtEndPr>
    <w:sdtContent>
      <w:p w14:paraId="0FA620EC" w14:textId="77777777" w:rsidR="00AC5BB4" w:rsidRDefault="00AC5BB4" w:rsidP="00A6266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349C5D0" w14:textId="77777777" w:rsidR="00AC5BB4" w:rsidRDefault="00AC5BB4" w:rsidP="002C2CD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2E5E45" w14:textId="77777777" w:rsidR="004C2918" w:rsidRDefault="004C2918" w:rsidP="002C2CD3">
      <w:r>
        <w:separator/>
      </w:r>
    </w:p>
  </w:footnote>
  <w:footnote w:type="continuationSeparator" w:id="0">
    <w:p w14:paraId="6D3F42D3" w14:textId="77777777" w:rsidR="004C2918" w:rsidRDefault="004C2918" w:rsidP="002C2C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183FF5"/>
    <w:multiLevelType w:val="hybridMultilevel"/>
    <w:tmpl w:val="4260B49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364108"/>
    <w:multiLevelType w:val="hybridMultilevel"/>
    <w:tmpl w:val="BDB2FC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5C585F"/>
    <w:multiLevelType w:val="multilevel"/>
    <w:tmpl w:val="E938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D22A34"/>
    <w:multiLevelType w:val="multilevel"/>
    <w:tmpl w:val="A33601F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C43EFA"/>
    <w:multiLevelType w:val="multilevel"/>
    <w:tmpl w:val="760AF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66C1D"/>
    <w:multiLevelType w:val="multilevel"/>
    <w:tmpl w:val="A2BCA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3C4FD8"/>
    <w:multiLevelType w:val="hybridMultilevel"/>
    <w:tmpl w:val="0F766B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465692C"/>
    <w:multiLevelType w:val="multilevel"/>
    <w:tmpl w:val="36D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7157E8F"/>
    <w:multiLevelType w:val="hybridMultilevel"/>
    <w:tmpl w:val="F176D71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2D71785A"/>
    <w:multiLevelType w:val="hybridMultilevel"/>
    <w:tmpl w:val="9DAEAA12"/>
    <w:lvl w:ilvl="0" w:tplc="3334CCAC">
      <w:start w:val="4"/>
      <w:numFmt w:val="bullet"/>
      <w:lvlText w:val="-"/>
      <w:lvlJc w:val="left"/>
      <w:pPr>
        <w:ind w:left="1080" w:hanging="360"/>
      </w:pPr>
      <w:rPr>
        <w:rFonts w:ascii="Times" w:eastAsia="Times New Roman" w:hAnsi="Time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EE53F68"/>
    <w:multiLevelType w:val="multilevel"/>
    <w:tmpl w:val="608E7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9E5335"/>
    <w:multiLevelType w:val="hybridMultilevel"/>
    <w:tmpl w:val="B45A88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AA20B9E"/>
    <w:multiLevelType w:val="hybridMultilevel"/>
    <w:tmpl w:val="AAD058C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D95A1E"/>
    <w:multiLevelType w:val="hybridMultilevel"/>
    <w:tmpl w:val="1764B8C4"/>
    <w:lvl w:ilvl="0" w:tplc="3CDC178E">
      <w:start w:val="1"/>
      <w:numFmt w:val="decimal"/>
      <w:lvlText w:val="%1."/>
      <w:lvlJc w:val="left"/>
      <w:pPr>
        <w:ind w:left="360" w:hanging="360"/>
      </w:pPr>
      <w:rPr>
        <w:rFonts w:hint="default"/>
        <w:color w:val="555555"/>
        <w:sz w:val="23"/>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3C252335"/>
    <w:multiLevelType w:val="multilevel"/>
    <w:tmpl w:val="A9CEE7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03E5CDF"/>
    <w:multiLevelType w:val="hybridMultilevel"/>
    <w:tmpl w:val="30CA0C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6A02FF8"/>
    <w:multiLevelType w:val="multilevel"/>
    <w:tmpl w:val="E18AF8C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7ED0F96"/>
    <w:multiLevelType w:val="multilevel"/>
    <w:tmpl w:val="3BE2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987756"/>
    <w:multiLevelType w:val="hybridMultilevel"/>
    <w:tmpl w:val="EF727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586CE9"/>
    <w:multiLevelType w:val="hybridMultilevel"/>
    <w:tmpl w:val="77E400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FE96330"/>
    <w:multiLevelType w:val="multilevel"/>
    <w:tmpl w:val="F2AC4E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1EE51D1"/>
    <w:multiLevelType w:val="hybridMultilevel"/>
    <w:tmpl w:val="B246957C"/>
    <w:lvl w:ilvl="0" w:tplc="198E9D44">
      <w:start w:val="1"/>
      <w:numFmt w:val="decimal"/>
      <w:lvlText w:val="%1."/>
      <w:lvlJc w:val="left"/>
      <w:pPr>
        <w:ind w:left="1080" w:hanging="360"/>
      </w:pPr>
      <w:rPr>
        <w:rFonts w:ascii="Times" w:eastAsia="Times New Roman" w:hAnsi="Times" w:cs="Times New Roman"/>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F11D6C"/>
    <w:multiLevelType w:val="hybridMultilevel"/>
    <w:tmpl w:val="EDDA5C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F8D68E6"/>
    <w:multiLevelType w:val="multilevel"/>
    <w:tmpl w:val="FBE6719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68A43403"/>
    <w:multiLevelType w:val="multilevel"/>
    <w:tmpl w:val="BCAA60F2"/>
    <w:lvl w:ilvl="0">
      <w:start w:val="1"/>
      <w:numFmt w:val="decimal"/>
      <w:lvlText w:val="%1."/>
      <w:lvlJc w:val="left"/>
      <w:pPr>
        <w:ind w:left="720" w:hanging="360"/>
      </w:pPr>
      <w:rPr>
        <w:rFonts w:hint="default"/>
        <w:sz w:val="20"/>
      </w:rPr>
    </w:lvl>
    <w:lvl w:ilvl="1">
      <w:start w:val="1"/>
      <w:numFmt w:val="decimal"/>
      <w:lvlText w:val="%2."/>
      <w:lvlJc w:val="left"/>
      <w:pPr>
        <w:ind w:left="1440" w:hanging="360"/>
      </w:pPr>
      <w:rPr>
        <w:rFonts w:ascii="Times" w:hAnsi="Times" w:cs="Times New Roman" w:hint="default"/>
        <w:color w:val="000000" w:themeColor="text1"/>
        <w:sz w:val="2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0C00B7"/>
    <w:multiLevelType w:val="hybridMultilevel"/>
    <w:tmpl w:val="24DA1038"/>
    <w:lvl w:ilvl="0" w:tplc="9F22803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A94439"/>
    <w:multiLevelType w:val="multilevel"/>
    <w:tmpl w:val="0502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0F6F42"/>
    <w:multiLevelType w:val="hybridMultilevel"/>
    <w:tmpl w:val="4260B4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B17AE6"/>
    <w:multiLevelType w:val="multilevel"/>
    <w:tmpl w:val="20C6B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767F5A"/>
    <w:multiLevelType w:val="multilevel"/>
    <w:tmpl w:val="E236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A112619"/>
    <w:multiLevelType w:val="multilevel"/>
    <w:tmpl w:val="7902AC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F91BEA"/>
    <w:multiLevelType w:val="multilevel"/>
    <w:tmpl w:val="149E4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4"/>
  </w:num>
  <w:num w:numId="3">
    <w:abstractNumId w:val="21"/>
  </w:num>
  <w:num w:numId="4">
    <w:abstractNumId w:val="24"/>
  </w:num>
  <w:num w:numId="5">
    <w:abstractNumId w:val="17"/>
  </w:num>
  <w:num w:numId="6">
    <w:abstractNumId w:val="0"/>
  </w:num>
  <w:num w:numId="7">
    <w:abstractNumId w:val="19"/>
  </w:num>
  <w:num w:numId="8">
    <w:abstractNumId w:val="30"/>
  </w:num>
  <w:num w:numId="9">
    <w:abstractNumId w:val="27"/>
  </w:num>
  <w:num w:numId="10">
    <w:abstractNumId w:val="10"/>
  </w:num>
  <w:num w:numId="11">
    <w:abstractNumId w:val="22"/>
  </w:num>
  <w:num w:numId="12">
    <w:abstractNumId w:val="6"/>
  </w:num>
  <w:num w:numId="13">
    <w:abstractNumId w:val="31"/>
  </w:num>
  <w:num w:numId="14">
    <w:abstractNumId w:val="28"/>
  </w:num>
  <w:num w:numId="15">
    <w:abstractNumId w:val="1"/>
  </w:num>
  <w:num w:numId="16">
    <w:abstractNumId w:val="8"/>
  </w:num>
  <w:num w:numId="17">
    <w:abstractNumId w:val="29"/>
  </w:num>
  <w:num w:numId="18">
    <w:abstractNumId w:val="11"/>
  </w:num>
  <w:num w:numId="19">
    <w:abstractNumId w:val="25"/>
  </w:num>
  <w:num w:numId="20">
    <w:abstractNumId w:val="18"/>
  </w:num>
  <w:num w:numId="21">
    <w:abstractNumId w:val="5"/>
  </w:num>
  <w:num w:numId="22">
    <w:abstractNumId w:val="14"/>
  </w:num>
  <w:num w:numId="23">
    <w:abstractNumId w:val="7"/>
  </w:num>
  <w:num w:numId="24">
    <w:abstractNumId w:val="16"/>
  </w:num>
  <w:num w:numId="25">
    <w:abstractNumId w:val="2"/>
  </w:num>
  <w:num w:numId="26">
    <w:abstractNumId w:val="20"/>
  </w:num>
  <w:num w:numId="27">
    <w:abstractNumId w:val="9"/>
  </w:num>
  <w:num w:numId="28">
    <w:abstractNumId w:val="23"/>
  </w:num>
  <w:num w:numId="29">
    <w:abstractNumId w:val="26"/>
  </w:num>
  <w:num w:numId="30">
    <w:abstractNumId w:val="3"/>
  </w:num>
  <w:num w:numId="31">
    <w:abstractNumId w:val="32"/>
  </w:num>
  <w:num w:numId="32">
    <w:abstractNumId w:val="12"/>
  </w:num>
  <w:num w:numId="33">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shid Islam">
    <w15:presenceInfo w15:providerId="None" w15:userId="Rashid Isl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4D3"/>
    <w:rsid w:val="00000CD6"/>
    <w:rsid w:val="00001551"/>
    <w:rsid w:val="00002539"/>
    <w:rsid w:val="000034F9"/>
    <w:rsid w:val="0000355E"/>
    <w:rsid w:val="0000356C"/>
    <w:rsid w:val="00006522"/>
    <w:rsid w:val="00007A12"/>
    <w:rsid w:val="00010F75"/>
    <w:rsid w:val="0001595C"/>
    <w:rsid w:val="00016490"/>
    <w:rsid w:val="0001794C"/>
    <w:rsid w:val="00017BDA"/>
    <w:rsid w:val="00020FDC"/>
    <w:rsid w:val="00023DD6"/>
    <w:rsid w:val="0003008B"/>
    <w:rsid w:val="000325CB"/>
    <w:rsid w:val="00034CBD"/>
    <w:rsid w:val="00036E60"/>
    <w:rsid w:val="000372B8"/>
    <w:rsid w:val="00037951"/>
    <w:rsid w:val="0004148C"/>
    <w:rsid w:val="00041576"/>
    <w:rsid w:val="000416C2"/>
    <w:rsid w:val="000416E5"/>
    <w:rsid w:val="00045570"/>
    <w:rsid w:val="0004566B"/>
    <w:rsid w:val="000460F2"/>
    <w:rsid w:val="000474C7"/>
    <w:rsid w:val="00047B0C"/>
    <w:rsid w:val="00050C48"/>
    <w:rsid w:val="0005403A"/>
    <w:rsid w:val="00056296"/>
    <w:rsid w:val="00056712"/>
    <w:rsid w:val="0005771F"/>
    <w:rsid w:val="00057FDE"/>
    <w:rsid w:val="000605F8"/>
    <w:rsid w:val="000606C6"/>
    <w:rsid w:val="000622E8"/>
    <w:rsid w:val="0007081D"/>
    <w:rsid w:val="000721F9"/>
    <w:rsid w:val="00073B1E"/>
    <w:rsid w:val="00075146"/>
    <w:rsid w:val="00075B3B"/>
    <w:rsid w:val="000761B8"/>
    <w:rsid w:val="00080E79"/>
    <w:rsid w:val="000835DE"/>
    <w:rsid w:val="00087BFC"/>
    <w:rsid w:val="000939CE"/>
    <w:rsid w:val="00095220"/>
    <w:rsid w:val="00097EC5"/>
    <w:rsid w:val="000A145E"/>
    <w:rsid w:val="000A2F40"/>
    <w:rsid w:val="000A407E"/>
    <w:rsid w:val="000A46A6"/>
    <w:rsid w:val="000A4EDC"/>
    <w:rsid w:val="000A69BF"/>
    <w:rsid w:val="000A70BE"/>
    <w:rsid w:val="000B4071"/>
    <w:rsid w:val="000C55A4"/>
    <w:rsid w:val="000C5D98"/>
    <w:rsid w:val="000C6028"/>
    <w:rsid w:val="000D61D1"/>
    <w:rsid w:val="000D78E8"/>
    <w:rsid w:val="000E1C40"/>
    <w:rsid w:val="000E5736"/>
    <w:rsid w:val="000E5B6A"/>
    <w:rsid w:val="000E675E"/>
    <w:rsid w:val="000F17CA"/>
    <w:rsid w:val="00100C7F"/>
    <w:rsid w:val="001014F0"/>
    <w:rsid w:val="0010350E"/>
    <w:rsid w:val="00103A39"/>
    <w:rsid w:val="00103EB0"/>
    <w:rsid w:val="0010517C"/>
    <w:rsid w:val="00105880"/>
    <w:rsid w:val="00105A3F"/>
    <w:rsid w:val="00106E34"/>
    <w:rsid w:val="00107990"/>
    <w:rsid w:val="00117086"/>
    <w:rsid w:val="00121C60"/>
    <w:rsid w:val="00121EAE"/>
    <w:rsid w:val="0012405D"/>
    <w:rsid w:val="00124490"/>
    <w:rsid w:val="0012733A"/>
    <w:rsid w:val="001276DE"/>
    <w:rsid w:val="00130BE1"/>
    <w:rsid w:val="0014108C"/>
    <w:rsid w:val="00143327"/>
    <w:rsid w:val="001436F2"/>
    <w:rsid w:val="00153AAF"/>
    <w:rsid w:val="00155D62"/>
    <w:rsid w:val="001577CE"/>
    <w:rsid w:val="00157C2E"/>
    <w:rsid w:val="0016026C"/>
    <w:rsid w:val="001602B6"/>
    <w:rsid w:val="00160DED"/>
    <w:rsid w:val="00160EFF"/>
    <w:rsid w:val="00162DFA"/>
    <w:rsid w:val="00164D7A"/>
    <w:rsid w:val="0016572F"/>
    <w:rsid w:val="00166008"/>
    <w:rsid w:val="0016682E"/>
    <w:rsid w:val="0016768D"/>
    <w:rsid w:val="00170C9B"/>
    <w:rsid w:val="001724D8"/>
    <w:rsid w:val="00172620"/>
    <w:rsid w:val="00175010"/>
    <w:rsid w:val="0017536F"/>
    <w:rsid w:val="0017657E"/>
    <w:rsid w:val="00182518"/>
    <w:rsid w:val="00190E1A"/>
    <w:rsid w:val="00192110"/>
    <w:rsid w:val="00194350"/>
    <w:rsid w:val="00194555"/>
    <w:rsid w:val="00195BEA"/>
    <w:rsid w:val="001A5E0C"/>
    <w:rsid w:val="001B3BBA"/>
    <w:rsid w:val="001B3CA7"/>
    <w:rsid w:val="001B598C"/>
    <w:rsid w:val="001C47CB"/>
    <w:rsid w:val="001D1796"/>
    <w:rsid w:val="001D28E3"/>
    <w:rsid w:val="001D4464"/>
    <w:rsid w:val="001E310E"/>
    <w:rsid w:val="001E5054"/>
    <w:rsid w:val="001E6608"/>
    <w:rsid w:val="001E7217"/>
    <w:rsid w:val="001F137E"/>
    <w:rsid w:val="001F3736"/>
    <w:rsid w:val="001F3770"/>
    <w:rsid w:val="001F54D9"/>
    <w:rsid w:val="00200D7B"/>
    <w:rsid w:val="0020173D"/>
    <w:rsid w:val="00202AAB"/>
    <w:rsid w:val="0020335E"/>
    <w:rsid w:val="00203DD6"/>
    <w:rsid w:val="00212B09"/>
    <w:rsid w:val="00215E7E"/>
    <w:rsid w:val="002160E5"/>
    <w:rsid w:val="0021770F"/>
    <w:rsid w:val="00221193"/>
    <w:rsid w:val="0022223C"/>
    <w:rsid w:val="002227B1"/>
    <w:rsid w:val="00222DA8"/>
    <w:rsid w:val="00225574"/>
    <w:rsid w:val="002258A8"/>
    <w:rsid w:val="002267AE"/>
    <w:rsid w:val="00230BFF"/>
    <w:rsid w:val="00230ED5"/>
    <w:rsid w:val="00231342"/>
    <w:rsid w:val="002329B6"/>
    <w:rsid w:val="00240428"/>
    <w:rsid w:val="00244E8C"/>
    <w:rsid w:val="00245A71"/>
    <w:rsid w:val="00251C2E"/>
    <w:rsid w:val="0025551D"/>
    <w:rsid w:val="002578B8"/>
    <w:rsid w:val="00260105"/>
    <w:rsid w:val="00261869"/>
    <w:rsid w:val="002632F7"/>
    <w:rsid w:val="00264371"/>
    <w:rsid w:val="002646E3"/>
    <w:rsid w:val="0026507B"/>
    <w:rsid w:val="00281A5B"/>
    <w:rsid w:val="002873D0"/>
    <w:rsid w:val="002901E4"/>
    <w:rsid w:val="00293FCA"/>
    <w:rsid w:val="00295341"/>
    <w:rsid w:val="002A2A02"/>
    <w:rsid w:val="002A3781"/>
    <w:rsid w:val="002A43A7"/>
    <w:rsid w:val="002A5022"/>
    <w:rsid w:val="002A6B70"/>
    <w:rsid w:val="002B143F"/>
    <w:rsid w:val="002B2853"/>
    <w:rsid w:val="002B5DAE"/>
    <w:rsid w:val="002B6218"/>
    <w:rsid w:val="002B668F"/>
    <w:rsid w:val="002B79B0"/>
    <w:rsid w:val="002C2529"/>
    <w:rsid w:val="002C2CD3"/>
    <w:rsid w:val="002C45A9"/>
    <w:rsid w:val="002C6910"/>
    <w:rsid w:val="002C7521"/>
    <w:rsid w:val="002C773D"/>
    <w:rsid w:val="002D5BC0"/>
    <w:rsid w:val="002D5FA8"/>
    <w:rsid w:val="002E48C9"/>
    <w:rsid w:val="002E4C11"/>
    <w:rsid w:val="002E73FA"/>
    <w:rsid w:val="002E78D5"/>
    <w:rsid w:val="002F12C7"/>
    <w:rsid w:val="002F2CD1"/>
    <w:rsid w:val="002F7C44"/>
    <w:rsid w:val="0030034A"/>
    <w:rsid w:val="00302F66"/>
    <w:rsid w:val="003048B7"/>
    <w:rsid w:val="00305BD9"/>
    <w:rsid w:val="00306E8E"/>
    <w:rsid w:val="00307047"/>
    <w:rsid w:val="00307097"/>
    <w:rsid w:val="00311536"/>
    <w:rsid w:val="003116CD"/>
    <w:rsid w:val="00313D53"/>
    <w:rsid w:val="003206F1"/>
    <w:rsid w:val="003217D7"/>
    <w:rsid w:val="00321994"/>
    <w:rsid w:val="00323D4D"/>
    <w:rsid w:val="0032417A"/>
    <w:rsid w:val="0032606B"/>
    <w:rsid w:val="00330810"/>
    <w:rsid w:val="00331214"/>
    <w:rsid w:val="00335E0E"/>
    <w:rsid w:val="00341436"/>
    <w:rsid w:val="003428EC"/>
    <w:rsid w:val="0034652D"/>
    <w:rsid w:val="00350746"/>
    <w:rsid w:val="003527F7"/>
    <w:rsid w:val="003545C8"/>
    <w:rsid w:val="00356503"/>
    <w:rsid w:val="00357AD6"/>
    <w:rsid w:val="003605DF"/>
    <w:rsid w:val="00361B15"/>
    <w:rsid w:val="0036328D"/>
    <w:rsid w:val="003638D1"/>
    <w:rsid w:val="00363CF8"/>
    <w:rsid w:val="00364BC9"/>
    <w:rsid w:val="00365D5B"/>
    <w:rsid w:val="003668D4"/>
    <w:rsid w:val="00370619"/>
    <w:rsid w:val="00372FC2"/>
    <w:rsid w:val="00375942"/>
    <w:rsid w:val="0038110E"/>
    <w:rsid w:val="003957DE"/>
    <w:rsid w:val="00397501"/>
    <w:rsid w:val="003A004E"/>
    <w:rsid w:val="003A3D25"/>
    <w:rsid w:val="003A3F64"/>
    <w:rsid w:val="003A588A"/>
    <w:rsid w:val="003A76D7"/>
    <w:rsid w:val="003B2F36"/>
    <w:rsid w:val="003B37EA"/>
    <w:rsid w:val="003B3F2B"/>
    <w:rsid w:val="003B439B"/>
    <w:rsid w:val="003B6E21"/>
    <w:rsid w:val="003C02C5"/>
    <w:rsid w:val="003C2C97"/>
    <w:rsid w:val="003C347F"/>
    <w:rsid w:val="003C6FE8"/>
    <w:rsid w:val="003C749E"/>
    <w:rsid w:val="003D017A"/>
    <w:rsid w:val="003D6EF6"/>
    <w:rsid w:val="003D723A"/>
    <w:rsid w:val="003D7783"/>
    <w:rsid w:val="003E0EA2"/>
    <w:rsid w:val="003E13DC"/>
    <w:rsid w:val="003E4A60"/>
    <w:rsid w:val="003E6819"/>
    <w:rsid w:val="003E7693"/>
    <w:rsid w:val="003F09CA"/>
    <w:rsid w:val="003F0C8D"/>
    <w:rsid w:val="003F1B09"/>
    <w:rsid w:val="003F59F8"/>
    <w:rsid w:val="003F62CA"/>
    <w:rsid w:val="003F66E0"/>
    <w:rsid w:val="004006E9"/>
    <w:rsid w:val="004033D5"/>
    <w:rsid w:val="004106BD"/>
    <w:rsid w:val="00412624"/>
    <w:rsid w:val="00416D94"/>
    <w:rsid w:val="004177E9"/>
    <w:rsid w:val="00420BD7"/>
    <w:rsid w:val="0042133B"/>
    <w:rsid w:val="00425704"/>
    <w:rsid w:val="00430AA4"/>
    <w:rsid w:val="00432492"/>
    <w:rsid w:val="004375FF"/>
    <w:rsid w:val="0043766E"/>
    <w:rsid w:val="00440536"/>
    <w:rsid w:val="004433D1"/>
    <w:rsid w:val="00443ED0"/>
    <w:rsid w:val="00447C8E"/>
    <w:rsid w:val="00455473"/>
    <w:rsid w:val="00460C6F"/>
    <w:rsid w:val="00461270"/>
    <w:rsid w:val="00462A06"/>
    <w:rsid w:val="00463F53"/>
    <w:rsid w:val="00470B56"/>
    <w:rsid w:val="004714C9"/>
    <w:rsid w:val="00474734"/>
    <w:rsid w:val="004757A1"/>
    <w:rsid w:val="00475DF6"/>
    <w:rsid w:val="00476133"/>
    <w:rsid w:val="00486B1D"/>
    <w:rsid w:val="00495CCF"/>
    <w:rsid w:val="00496855"/>
    <w:rsid w:val="0049742C"/>
    <w:rsid w:val="004A0EB5"/>
    <w:rsid w:val="004A2907"/>
    <w:rsid w:val="004A3D05"/>
    <w:rsid w:val="004A712B"/>
    <w:rsid w:val="004B03B6"/>
    <w:rsid w:val="004B1799"/>
    <w:rsid w:val="004B2741"/>
    <w:rsid w:val="004B4681"/>
    <w:rsid w:val="004B506B"/>
    <w:rsid w:val="004B6799"/>
    <w:rsid w:val="004C2918"/>
    <w:rsid w:val="004C2DB0"/>
    <w:rsid w:val="004D0B02"/>
    <w:rsid w:val="004D0F19"/>
    <w:rsid w:val="004D198A"/>
    <w:rsid w:val="004D22A8"/>
    <w:rsid w:val="004D2C9A"/>
    <w:rsid w:val="004D3D2A"/>
    <w:rsid w:val="004D4971"/>
    <w:rsid w:val="004D611C"/>
    <w:rsid w:val="004E1704"/>
    <w:rsid w:val="004E48A3"/>
    <w:rsid w:val="004E547F"/>
    <w:rsid w:val="004E57F0"/>
    <w:rsid w:val="004E7357"/>
    <w:rsid w:val="004F5A75"/>
    <w:rsid w:val="004F693D"/>
    <w:rsid w:val="00501A93"/>
    <w:rsid w:val="00506689"/>
    <w:rsid w:val="005108B5"/>
    <w:rsid w:val="00512113"/>
    <w:rsid w:val="00516276"/>
    <w:rsid w:val="00517E03"/>
    <w:rsid w:val="005256D6"/>
    <w:rsid w:val="00526984"/>
    <w:rsid w:val="00531DBB"/>
    <w:rsid w:val="00533423"/>
    <w:rsid w:val="005345FD"/>
    <w:rsid w:val="00540DD3"/>
    <w:rsid w:val="00542A77"/>
    <w:rsid w:val="00543BD7"/>
    <w:rsid w:val="00545A0D"/>
    <w:rsid w:val="00546193"/>
    <w:rsid w:val="00547C0E"/>
    <w:rsid w:val="005516D0"/>
    <w:rsid w:val="005561CC"/>
    <w:rsid w:val="0055678F"/>
    <w:rsid w:val="00557F85"/>
    <w:rsid w:val="00560B72"/>
    <w:rsid w:val="0056396A"/>
    <w:rsid w:val="00564121"/>
    <w:rsid w:val="00566112"/>
    <w:rsid w:val="00570006"/>
    <w:rsid w:val="005706DA"/>
    <w:rsid w:val="00575139"/>
    <w:rsid w:val="00577622"/>
    <w:rsid w:val="005805DD"/>
    <w:rsid w:val="00580658"/>
    <w:rsid w:val="00580E24"/>
    <w:rsid w:val="00583773"/>
    <w:rsid w:val="0058388E"/>
    <w:rsid w:val="005867B7"/>
    <w:rsid w:val="00591701"/>
    <w:rsid w:val="005921DF"/>
    <w:rsid w:val="0059255A"/>
    <w:rsid w:val="005934DC"/>
    <w:rsid w:val="00593B34"/>
    <w:rsid w:val="00596514"/>
    <w:rsid w:val="005A27D4"/>
    <w:rsid w:val="005A46E1"/>
    <w:rsid w:val="005A681E"/>
    <w:rsid w:val="005A7A34"/>
    <w:rsid w:val="005B1310"/>
    <w:rsid w:val="005B276D"/>
    <w:rsid w:val="005B719C"/>
    <w:rsid w:val="005C2991"/>
    <w:rsid w:val="005D10C0"/>
    <w:rsid w:val="005D2026"/>
    <w:rsid w:val="005E0B03"/>
    <w:rsid w:val="005E1E31"/>
    <w:rsid w:val="005E39D9"/>
    <w:rsid w:val="005E49B1"/>
    <w:rsid w:val="005E5245"/>
    <w:rsid w:val="005E583D"/>
    <w:rsid w:val="005E752D"/>
    <w:rsid w:val="005E7900"/>
    <w:rsid w:val="005F16C2"/>
    <w:rsid w:val="00600F66"/>
    <w:rsid w:val="00613119"/>
    <w:rsid w:val="00613849"/>
    <w:rsid w:val="006143B2"/>
    <w:rsid w:val="00614A9D"/>
    <w:rsid w:val="00615F9C"/>
    <w:rsid w:val="0061741E"/>
    <w:rsid w:val="00620422"/>
    <w:rsid w:val="006253E7"/>
    <w:rsid w:val="006268A2"/>
    <w:rsid w:val="00631553"/>
    <w:rsid w:val="00635B44"/>
    <w:rsid w:val="00636672"/>
    <w:rsid w:val="00644426"/>
    <w:rsid w:val="00646D78"/>
    <w:rsid w:val="0065118E"/>
    <w:rsid w:val="00653359"/>
    <w:rsid w:val="00653B2B"/>
    <w:rsid w:val="00656982"/>
    <w:rsid w:val="006574E3"/>
    <w:rsid w:val="00660DD3"/>
    <w:rsid w:val="0066467C"/>
    <w:rsid w:val="00666975"/>
    <w:rsid w:val="00666ABE"/>
    <w:rsid w:val="006703A9"/>
    <w:rsid w:val="00672379"/>
    <w:rsid w:val="00674F6A"/>
    <w:rsid w:val="006769FB"/>
    <w:rsid w:val="00682340"/>
    <w:rsid w:val="00687950"/>
    <w:rsid w:val="006879D8"/>
    <w:rsid w:val="006919AE"/>
    <w:rsid w:val="00693930"/>
    <w:rsid w:val="00695150"/>
    <w:rsid w:val="0069669F"/>
    <w:rsid w:val="00697523"/>
    <w:rsid w:val="0069799D"/>
    <w:rsid w:val="006A10ED"/>
    <w:rsid w:val="006A1409"/>
    <w:rsid w:val="006A4AF0"/>
    <w:rsid w:val="006B0DAB"/>
    <w:rsid w:val="006B42B8"/>
    <w:rsid w:val="006B4E75"/>
    <w:rsid w:val="006B634F"/>
    <w:rsid w:val="006C7B86"/>
    <w:rsid w:val="006D0106"/>
    <w:rsid w:val="006D0DB4"/>
    <w:rsid w:val="006D48D6"/>
    <w:rsid w:val="006E2143"/>
    <w:rsid w:val="006E28A9"/>
    <w:rsid w:val="006E33A8"/>
    <w:rsid w:val="006F2543"/>
    <w:rsid w:val="006F2BF0"/>
    <w:rsid w:val="006F4215"/>
    <w:rsid w:val="006F5689"/>
    <w:rsid w:val="006F648F"/>
    <w:rsid w:val="006F75ED"/>
    <w:rsid w:val="00700CAA"/>
    <w:rsid w:val="007033C1"/>
    <w:rsid w:val="0070792D"/>
    <w:rsid w:val="0071149D"/>
    <w:rsid w:val="007127DD"/>
    <w:rsid w:val="00713030"/>
    <w:rsid w:val="00714BE9"/>
    <w:rsid w:val="00716E09"/>
    <w:rsid w:val="00717376"/>
    <w:rsid w:val="0072003C"/>
    <w:rsid w:val="00720E4B"/>
    <w:rsid w:val="007258A2"/>
    <w:rsid w:val="00730A85"/>
    <w:rsid w:val="00733DEA"/>
    <w:rsid w:val="00735EDF"/>
    <w:rsid w:val="00740547"/>
    <w:rsid w:val="00740594"/>
    <w:rsid w:val="00741903"/>
    <w:rsid w:val="00743054"/>
    <w:rsid w:val="00751B88"/>
    <w:rsid w:val="00751B8F"/>
    <w:rsid w:val="00752BEC"/>
    <w:rsid w:val="00753610"/>
    <w:rsid w:val="0075393D"/>
    <w:rsid w:val="00767658"/>
    <w:rsid w:val="00770A02"/>
    <w:rsid w:val="00771902"/>
    <w:rsid w:val="0077259D"/>
    <w:rsid w:val="00775C7C"/>
    <w:rsid w:val="0077687F"/>
    <w:rsid w:val="007806AD"/>
    <w:rsid w:val="0078502B"/>
    <w:rsid w:val="007868E8"/>
    <w:rsid w:val="00786FD7"/>
    <w:rsid w:val="007906A3"/>
    <w:rsid w:val="00792970"/>
    <w:rsid w:val="007941A4"/>
    <w:rsid w:val="00796221"/>
    <w:rsid w:val="007A0343"/>
    <w:rsid w:val="007A0FEB"/>
    <w:rsid w:val="007A31E2"/>
    <w:rsid w:val="007A6DF7"/>
    <w:rsid w:val="007A72DA"/>
    <w:rsid w:val="007A7B35"/>
    <w:rsid w:val="007B163D"/>
    <w:rsid w:val="007B4D8D"/>
    <w:rsid w:val="007B68A3"/>
    <w:rsid w:val="007C1DAB"/>
    <w:rsid w:val="007C3C85"/>
    <w:rsid w:val="007E7E99"/>
    <w:rsid w:val="007F09D3"/>
    <w:rsid w:val="007F6D76"/>
    <w:rsid w:val="00801E4F"/>
    <w:rsid w:val="008038B0"/>
    <w:rsid w:val="00807FF3"/>
    <w:rsid w:val="00812969"/>
    <w:rsid w:val="00814A5E"/>
    <w:rsid w:val="00822F76"/>
    <w:rsid w:val="00824F2E"/>
    <w:rsid w:val="00826EC8"/>
    <w:rsid w:val="00827CFD"/>
    <w:rsid w:val="00830708"/>
    <w:rsid w:val="0083398E"/>
    <w:rsid w:val="0083587B"/>
    <w:rsid w:val="00842045"/>
    <w:rsid w:val="0084273C"/>
    <w:rsid w:val="0084291E"/>
    <w:rsid w:val="008448E8"/>
    <w:rsid w:val="00844937"/>
    <w:rsid w:val="00847A21"/>
    <w:rsid w:val="00853F91"/>
    <w:rsid w:val="0085727B"/>
    <w:rsid w:val="00864B88"/>
    <w:rsid w:val="00866664"/>
    <w:rsid w:val="00866AB8"/>
    <w:rsid w:val="00872903"/>
    <w:rsid w:val="00872A84"/>
    <w:rsid w:val="00876AF9"/>
    <w:rsid w:val="0088049D"/>
    <w:rsid w:val="008841B9"/>
    <w:rsid w:val="00887056"/>
    <w:rsid w:val="0089125C"/>
    <w:rsid w:val="008A3559"/>
    <w:rsid w:val="008A462F"/>
    <w:rsid w:val="008A5C01"/>
    <w:rsid w:val="008A5CCC"/>
    <w:rsid w:val="008A6B09"/>
    <w:rsid w:val="008A72BB"/>
    <w:rsid w:val="008B0C60"/>
    <w:rsid w:val="008B0CB3"/>
    <w:rsid w:val="008B20DB"/>
    <w:rsid w:val="008B40DC"/>
    <w:rsid w:val="008B462D"/>
    <w:rsid w:val="008B5610"/>
    <w:rsid w:val="008B61C1"/>
    <w:rsid w:val="008B73E6"/>
    <w:rsid w:val="008B7CEC"/>
    <w:rsid w:val="008C0AA4"/>
    <w:rsid w:val="008C34F8"/>
    <w:rsid w:val="008C3CAF"/>
    <w:rsid w:val="008C499F"/>
    <w:rsid w:val="008C5A92"/>
    <w:rsid w:val="008D09C6"/>
    <w:rsid w:val="008D550C"/>
    <w:rsid w:val="008D6F29"/>
    <w:rsid w:val="008E00B5"/>
    <w:rsid w:val="008E3EFB"/>
    <w:rsid w:val="008E7027"/>
    <w:rsid w:val="008E7626"/>
    <w:rsid w:val="008F3596"/>
    <w:rsid w:val="008F723E"/>
    <w:rsid w:val="00900308"/>
    <w:rsid w:val="00901C6E"/>
    <w:rsid w:val="00902F61"/>
    <w:rsid w:val="00903A0E"/>
    <w:rsid w:val="00907BA0"/>
    <w:rsid w:val="00912405"/>
    <w:rsid w:val="00915173"/>
    <w:rsid w:val="0091642A"/>
    <w:rsid w:val="00917A04"/>
    <w:rsid w:val="009241C2"/>
    <w:rsid w:val="0093112E"/>
    <w:rsid w:val="00934220"/>
    <w:rsid w:val="00934ABC"/>
    <w:rsid w:val="0094141F"/>
    <w:rsid w:val="009435E4"/>
    <w:rsid w:val="009449E8"/>
    <w:rsid w:val="00950301"/>
    <w:rsid w:val="009508BD"/>
    <w:rsid w:val="00952FE4"/>
    <w:rsid w:val="00954D39"/>
    <w:rsid w:val="00955696"/>
    <w:rsid w:val="0096312B"/>
    <w:rsid w:val="00963EC0"/>
    <w:rsid w:val="00966853"/>
    <w:rsid w:val="0097156B"/>
    <w:rsid w:val="00971CB5"/>
    <w:rsid w:val="00986DF2"/>
    <w:rsid w:val="00995523"/>
    <w:rsid w:val="009A331C"/>
    <w:rsid w:val="009A6C01"/>
    <w:rsid w:val="009B0091"/>
    <w:rsid w:val="009B5CC2"/>
    <w:rsid w:val="009B6CA6"/>
    <w:rsid w:val="009B6D65"/>
    <w:rsid w:val="009B7FB7"/>
    <w:rsid w:val="009C03D0"/>
    <w:rsid w:val="009C7911"/>
    <w:rsid w:val="009D0CC7"/>
    <w:rsid w:val="009D2A0B"/>
    <w:rsid w:val="009D3469"/>
    <w:rsid w:val="009D3864"/>
    <w:rsid w:val="009D3E90"/>
    <w:rsid w:val="009D579E"/>
    <w:rsid w:val="009D6AF4"/>
    <w:rsid w:val="009D7395"/>
    <w:rsid w:val="009E0C1B"/>
    <w:rsid w:val="009E224F"/>
    <w:rsid w:val="009E712C"/>
    <w:rsid w:val="009F037D"/>
    <w:rsid w:val="009F0817"/>
    <w:rsid w:val="009F11E1"/>
    <w:rsid w:val="009F534A"/>
    <w:rsid w:val="009F5BAC"/>
    <w:rsid w:val="009F5C0E"/>
    <w:rsid w:val="00A02668"/>
    <w:rsid w:val="00A076FF"/>
    <w:rsid w:val="00A15E04"/>
    <w:rsid w:val="00A16578"/>
    <w:rsid w:val="00A16CFB"/>
    <w:rsid w:val="00A2025E"/>
    <w:rsid w:val="00A22865"/>
    <w:rsid w:val="00A273A9"/>
    <w:rsid w:val="00A3112A"/>
    <w:rsid w:val="00A3217F"/>
    <w:rsid w:val="00A33728"/>
    <w:rsid w:val="00A3384A"/>
    <w:rsid w:val="00A35956"/>
    <w:rsid w:val="00A35E9C"/>
    <w:rsid w:val="00A41A0B"/>
    <w:rsid w:val="00A448C8"/>
    <w:rsid w:val="00A451F7"/>
    <w:rsid w:val="00A45B60"/>
    <w:rsid w:val="00A47AB9"/>
    <w:rsid w:val="00A50E73"/>
    <w:rsid w:val="00A5111E"/>
    <w:rsid w:val="00A53E80"/>
    <w:rsid w:val="00A54FA5"/>
    <w:rsid w:val="00A55E53"/>
    <w:rsid w:val="00A642CE"/>
    <w:rsid w:val="00A64648"/>
    <w:rsid w:val="00A66B72"/>
    <w:rsid w:val="00A766DD"/>
    <w:rsid w:val="00A778B6"/>
    <w:rsid w:val="00A815AB"/>
    <w:rsid w:val="00A82A8B"/>
    <w:rsid w:val="00A84A22"/>
    <w:rsid w:val="00A859C3"/>
    <w:rsid w:val="00A85ABD"/>
    <w:rsid w:val="00A877E9"/>
    <w:rsid w:val="00A91376"/>
    <w:rsid w:val="00A94431"/>
    <w:rsid w:val="00A94517"/>
    <w:rsid w:val="00A96F1D"/>
    <w:rsid w:val="00AA46E2"/>
    <w:rsid w:val="00AA4786"/>
    <w:rsid w:val="00AA6080"/>
    <w:rsid w:val="00AB0364"/>
    <w:rsid w:val="00AB1519"/>
    <w:rsid w:val="00AB3CD4"/>
    <w:rsid w:val="00AB40F2"/>
    <w:rsid w:val="00AC0F35"/>
    <w:rsid w:val="00AC4779"/>
    <w:rsid w:val="00AC5BB4"/>
    <w:rsid w:val="00AC74A9"/>
    <w:rsid w:val="00AC7726"/>
    <w:rsid w:val="00AC7A48"/>
    <w:rsid w:val="00AD622D"/>
    <w:rsid w:val="00AD64EE"/>
    <w:rsid w:val="00AE1B1A"/>
    <w:rsid w:val="00AE4BDB"/>
    <w:rsid w:val="00AE6EF7"/>
    <w:rsid w:val="00AF46FB"/>
    <w:rsid w:val="00AF4716"/>
    <w:rsid w:val="00AF57D9"/>
    <w:rsid w:val="00AF5E92"/>
    <w:rsid w:val="00B00919"/>
    <w:rsid w:val="00B00EE7"/>
    <w:rsid w:val="00B01A14"/>
    <w:rsid w:val="00B02A7F"/>
    <w:rsid w:val="00B051A4"/>
    <w:rsid w:val="00B0654A"/>
    <w:rsid w:val="00B065EA"/>
    <w:rsid w:val="00B07D94"/>
    <w:rsid w:val="00B11675"/>
    <w:rsid w:val="00B16726"/>
    <w:rsid w:val="00B16B52"/>
    <w:rsid w:val="00B214CF"/>
    <w:rsid w:val="00B21C48"/>
    <w:rsid w:val="00B22B3E"/>
    <w:rsid w:val="00B25037"/>
    <w:rsid w:val="00B34D56"/>
    <w:rsid w:val="00B35C7E"/>
    <w:rsid w:val="00B4180E"/>
    <w:rsid w:val="00B41A54"/>
    <w:rsid w:val="00B5276B"/>
    <w:rsid w:val="00B6042B"/>
    <w:rsid w:val="00B612D7"/>
    <w:rsid w:val="00B61E97"/>
    <w:rsid w:val="00B73951"/>
    <w:rsid w:val="00B76F3D"/>
    <w:rsid w:val="00B804AB"/>
    <w:rsid w:val="00B80CA5"/>
    <w:rsid w:val="00B85CB7"/>
    <w:rsid w:val="00B9475A"/>
    <w:rsid w:val="00B95BA9"/>
    <w:rsid w:val="00B965D2"/>
    <w:rsid w:val="00B970DE"/>
    <w:rsid w:val="00BA278A"/>
    <w:rsid w:val="00BA2C54"/>
    <w:rsid w:val="00BA54BC"/>
    <w:rsid w:val="00BA5B38"/>
    <w:rsid w:val="00BA6B03"/>
    <w:rsid w:val="00BB327A"/>
    <w:rsid w:val="00BB43E5"/>
    <w:rsid w:val="00BB57D0"/>
    <w:rsid w:val="00BC0077"/>
    <w:rsid w:val="00BC067E"/>
    <w:rsid w:val="00BC28F9"/>
    <w:rsid w:val="00BC64EC"/>
    <w:rsid w:val="00BC6541"/>
    <w:rsid w:val="00BC6AE7"/>
    <w:rsid w:val="00BC6FC8"/>
    <w:rsid w:val="00BC79E6"/>
    <w:rsid w:val="00BD30E2"/>
    <w:rsid w:val="00BD36B6"/>
    <w:rsid w:val="00BD3BDE"/>
    <w:rsid w:val="00BD711B"/>
    <w:rsid w:val="00BE1208"/>
    <w:rsid w:val="00BE2A8F"/>
    <w:rsid w:val="00BE4694"/>
    <w:rsid w:val="00BE5CBC"/>
    <w:rsid w:val="00BE6A58"/>
    <w:rsid w:val="00BE726E"/>
    <w:rsid w:val="00BE7DBB"/>
    <w:rsid w:val="00BF0675"/>
    <w:rsid w:val="00BF1CD2"/>
    <w:rsid w:val="00BF59D4"/>
    <w:rsid w:val="00BF73AA"/>
    <w:rsid w:val="00C014CE"/>
    <w:rsid w:val="00C158C9"/>
    <w:rsid w:val="00C16659"/>
    <w:rsid w:val="00C17C8E"/>
    <w:rsid w:val="00C21602"/>
    <w:rsid w:val="00C2180D"/>
    <w:rsid w:val="00C229D7"/>
    <w:rsid w:val="00C23BC9"/>
    <w:rsid w:val="00C240C4"/>
    <w:rsid w:val="00C2498F"/>
    <w:rsid w:val="00C24E90"/>
    <w:rsid w:val="00C25760"/>
    <w:rsid w:val="00C32718"/>
    <w:rsid w:val="00C32CE3"/>
    <w:rsid w:val="00C3509D"/>
    <w:rsid w:val="00C3583A"/>
    <w:rsid w:val="00C364D3"/>
    <w:rsid w:val="00C375D8"/>
    <w:rsid w:val="00C42BA9"/>
    <w:rsid w:val="00C44435"/>
    <w:rsid w:val="00C54DF8"/>
    <w:rsid w:val="00C60E37"/>
    <w:rsid w:val="00C627E2"/>
    <w:rsid w:val="00C63109"/>
    <w:rsid w:val="00C70DCA"/>
    <w:rsid w:val="00C71722"/>
    <w:rsid w:val="00C72407"/>
    <w:rsid w:val="00C769E6"/>
    <w:rsid w:val="00C803CA"/>
    <w:rsid w:val="00C8231A"/>
    <w:rsid w:val="00C84363"/>
    <w:rsid w:val="00C85F0A"/>
    <w:rsid w:val="00CA0ED4"/>
    <w:rsid w:val="00CA6389"/>
    <w:rsid w:val="00CA6762"/>
    <w:rsid w:val="00CA6BE3"/>
    <w:rsid w:val="00CB13A7"/>
    <w:rsid w:val="00CB2E8E"/>
    <w:rsid w:val="00CB605A"/>
    <w:rsid w:val="00CC0B0A"/>
    <w:rsid w:val="00CC121B"/>
    <w:rsid w:val="00CC2A24"/>
    <w:rsid w:val="00CD0361"/>
    <w:rsid w:val="00CD1B9D"/>
    <w:rsid w:val="00CD3EFC"/>
    <w:rsid w:val="00CD4F34"/>
    <w:rsid w:val="00CE5430"/>
    <w:rsid w:val="00CF1126"/>
    <w:rsid w:val="00CF3E6C"/>
    <w:rsid w:val="00CF4531"/>
    <w:rsid w:val="00CF605B"/>
    <w:rsid w:val="00CF6C5C"/>
    <w:rsid w:val="00D005F4"/>
    <w:rsid w:val="00D02861"/>
    <w:rsid w:val="00D04B94"/>
    <w:rsid w:val="00D04E9C"/>
    <w:rsid w:val="00D056C3"/>
    <w:rsid w:val="00D05756"/>
    <w:rsid w:val="00D07162"/>
    <w:rsid w:val="00D176B1"/>
    <w:rsid w:val="00D2003E"/>
    <w:rsid w:val="00D22861"/>
    <w:rsid w:val="00D24128"/>
    <w:rsid w:val="00D2470E"/>
    <w:rsid w:val="00D260A5"/>
    <w:rsid w:val="00D300BD"/>
    <w:rsid w:val="00D317DD"/>
    <w:rsid w:val="00D323F2"/>
    <w:rsid w:val="00D4247A"/>
    <w:rsid w:val="00D4478C"/>
    <w:rsid w:val="00D50733"/>
    <w:rsid w:val="00D5172F"/>
    <w:rsid w:val="00D51809"/>
    <w:rsid w:val="00D51F6A"/>
    <w:rsid w:val="00D5296D"/>
    <w:rsid w:val="00D5300B"/>
    <w:rsid w:val="00D55795"/>
    <w:rsid w:val="00D6210D"/>
    <w:rsid w:val="00D65F0E"/>
    <w:rsid w:val="00D676AA"/>
    <w:rsid w:val="00D67822"/>
    <w:rsid w:val="00D74864"/>
    <w:rsid w:val="00D749E2"/>
    <w:rsid w:val="00D755F8"/>
    <w:rsid w:val="00D75A75"/>
    <w:rsid w:val="00D75B88"/>
    <w:rsid w:val="00D80678"/>
    <w:rsid w:val="00D93E11"/>
    <w:rsid w:val="00D978EF"/>
    <w:rsid w:val="00DA32CD"/>
    <w:rsid w:val="00DA366A"/>
    <w:rsid w:val="00DA388F"/>
    <w:rsid w:val="00DA5CFC"/>
    <w:rsid w:val="00DA5FA1"/>
    <w:rsid w:val="00DA7839"/>
    <w:rsid w:val="00DB1095"/>
    <w:rsid w:val="00DB3CFC"/>
    <w:rsid w:val="00DB7662"/>
    <w:rsid w:val="00DC240C"/>
    <w:rsid w:val="00DC2BDD"/>
    <w:rsid w:val="00DC3CD6"/>
    <w:rsid w:val="00DC6021"/>
    <w:rsid w:val="00DC7099"/>
    <w:rsid w:val="00DD2224"/>
    <w:rsid w:val="00DD4052"/>
    <w:rsid w:val="00DD56B8"/>
    <w:rsid w:val="00DE0233"/>
    <w:rsid w:val="00DE4401"/>
    <w:rsid w:val="00DE56AD"/>
    <w:rsid w:val="00DE61F0"/>
    <w:rsid w:val="00DF4458"/>
    <w:rsid w:val="00DF7BF7"/>
    <w:rsid w:val="00E006B3"/>
    <w:rsid w:val="00E00FE9"/>
    <w:rsid w:val="00E02A04"/>
    <w:rsid w:val="00E03146"/>
    <w:rsid w:val="00E037BF"/>
    <w:rsid w:val="00E051E2"/>
    <w:rsid w:val="00E052E4"/>
    <w:rsid w:val="00E101F9"/>
    <w:rsid w:val="00E10C3D"/>
    <w:rsid w:val="00E11E3B"/>
    <w:rsid w:val="00E11F8F"/>
    <w:rsid w:val="00E137D0"/>
    <w:rsid w:val="00E20760"/>
    <w:rsid w:val="00E218FB"/>
    <w:rsid w:val="00E21FB2"/>
    <w:rsid w:val="00E233FB"/>
    <w:rsid w:val="00E241DA"/>
    <w:rsid w:val="00E24FFB"/>
    <w:rsid w:val="00E256B3"/>
    <w:rsid w:val="00E2582F"/>
    <w:rsid w:val="00E269C0"/>
    <w:rsid w:val="00E308C0"/>
    <w:rsid w:val="00E34031"/>
    <w:rsid w:val="00E34657"/>
    <w:rsid w:val="00E37CA9"/>
    <w:rsid w:val="00E419BC"/>
    <w:rsid w:val="00E43652"/>
    <w:rsid w:val="00E47C50"/>
    <w:rsid w:val="00E500CD"/>
    <w:rsid w:val="00E52B78"/>
    <w:rsid w:val="00E52BF6"/>
    <w:rsid w:val="00E54656"/>
    <w:rsid w:val="00E54B87"/>
    <w:rsid w:val="00E564AD"/>
    <w:rsid w:val="00E57873"/>
    <w:rsid w:val="00E60C2B"/>
    <w:rsid w:val="00E64045"/>
    <w:rsid w:val="00E64571"/>
    <w:rsid w:val="00E74EA3"/>
    <w:rsid w:val="00E849A7"/>
    <w:rsid w:val="00E9258B"/>
    <w:rsid w:val="00E93D5A"/>
    <w:rsid w:val="00E94939"/>
    <w:rsid w:val="00E94E50"/>
    <w:rsid w:val="00E955CF"/>
    <w:rsid w:val="00E957CE"/>
    <w:rsid w:val="00EA0350"/>
    <w:rsid w:val="00EA10C5"/>
    <w:rsid w:val="00EA12DB"/>
    <w:rsid w:val="00EA1809"/>
    <w:rsid w:val="00EA2141"/>
    <w:rsid w:val="00EA2BED"/>
    <w:rsid w:val="00EB1C71"/>
    <w:rsid w:val="00EB1F84"/>
    <w:rsid w:val="00EB5866"/>
    <w:rsid w:val="00EB6130"/>
    <w:rsid w:val="00EB6821"/>
    <w:rsid w:val="00EB6B04"/>
    <w:rsid w:val="00EC5877"/>
    <w:rsid w:val="00EC5B70"/>
    <w:rsid w:val="00EC627F"/>
    <w:rsid w:val="00ED5C4D"/>
    <w:rsid w:val="00ED7E27"/>
    <w:rsid w:val="00EE0787"/>
    <w:rsid w:val="00EE3E63"/>
    <w:rsid w:val="00EE7B72"/>
    <w:rsid w:val="00EF1936"/>
    <w:rsid w:val="00EF339D"/>
    <w:rsid w:val="00F02E32"/>
    <w:rsid w:val="00F075FA"/>
    <w:rsid w:val="00F100D8"/>
    <w:rsid w:val="00F10A60"/>
    <w:rsid w:val="00F13DD8"/>
    <w:rsid w:val="00F15EAD"/>
    <w:rsid w:val="00F22DAB"/>
    <w:rsid w:val="00F2413C"/>
    <w:rsid w:val="00F27726"/>
    <w:rsid w:val="00F31587"/>
    <w:rsid w:val="00F32514"/>
    <w:rsid w:val="00F32B7C"/>
    <w:rsid w:val="00F32E04"/>
    <w:rsid w:val="00F42A75"/>
    <w:rsid w:val="00F43920"/>
    <w:rsid w:val="00F44855"/>
    <w:rsid w:val="00F46496"/>
    <w:rsid w:val="00F47988"/>
    <w:rsid w:val="00F52124"/>
    <w:rsid w:val="00F60E2A"/>
    <w:rsid w:val="00F6277E"/>
    <w:rsid w:val="00F6448D"/>
    <w:rsid w:val="00F64851"/>
    <w:rsid w:val="00F649B5"/>
    <w:rsid w:val="00F669F5"/>
    <w:rsid w:val="00F67982"/>
    <w:rsid w:val="00F67DCE"/>
    <w:rsid w:val="00F71520"/>
    <w:rsid w:val="00F734D3"/>
    <w:rsid w:val="00F74E8F"/>
    <w:rsid w:val="00F76DBE"/>
    <w:rsid w:val="00F76EA4"/>
    <w:rsid w:val="00F77AB7"/>
    <w:rsid w:val="00F9081C"/>
    <w:rsid w:val="00F91588"/>
    <w:rsid w:val="00F93F2A"/>
    <w:rsid w:val="00F954E9"/>
    <w:rsid w:val="00F968CF"/>
    <w:rsid w:val="00FA2F70"/>
    <w:rsid w:val="00FA4D88"/>
    <w:rsid w:val="00FA5BFE"/>
    <w:rsid w:val="00FA5F6B"/>
    <w:rsid w:val="00FA7D9A"/>
    <w:rsid w:val="00FB1091"/>
    <w:rsid w:val="00FB70A2"/>
    <w:rsid w:val="00FB785C"/>
    <w:rsid w:val="00FC02FE"/>
    <w:rsid w:val="00FC5D45"/>
    <w:rsid w:val="00FD3226"/>
    <w:rsid w:val="00FD4368"/>
    <w:rsid w:val="00FE0AEC"/>
    <w:rsid w:val="00FE0DE5"/>
    <w:rsid w:val="00FE1E7D"/>
    <w:rsid w:val="00FE3E96"/>
    <w:rsid w:val="00FF121F"/>
    <w:rsid w:val="00FF558F"/>
    <w:rsid w:val="00FF66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61BF2"/>
  <w15:chartTrackingRefBased/>
  <w15:docId w15:val="{8190D892-8C4C-BD4D-9EEA-5321AC302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4D3"/>
    <w:rPr>
      <w:rFonts w:ascii="Times New Roman" w:eastAsia="Times New Roman" w:hAnsi="Times New Roman" w:cs="Times New Roman"/>
      <w:lang w:eastAsia="en-GB"/>
    </w:rPr>
  </w:style>
  <w:style w:type="paragraph" w:styleId="Heading1">
    <w:name w:val="heading 1"/>
    <w:basedOn w:val="Normal"/>
    <w:link w:val="Heading1Char"/>
    <w:uiPriority w:val="9"/>
    <w:qFormat/>
    <w:rsid w:val="002C2CD3"/>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B00EE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65335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755F8"/>
    <w:pPr>
      <w:spacing w:before="100" w:beforeAutospacing="1" w:after="100" w:afterAutospacing="1"/>
    </w:pPr>
  </w:style>
  <w:style w:type="paragraph" w:styleId="Footer">
    <w:name w:val="footer"/>
    <w:basedOn w:val="Normal"/>
    <w:link w:val="FooterChar"/>
    <w:unhideWhenUsed/>
    <w:rsid w:val="002C2CD3"/>
    <w:pPr>
      <w:tabs>
        <w:tab w:val="center" w:pos="4513"/>
        <w:tab w:val="right" w:pos="9026"/>
      </w:tabs>
    </w:pPr>
  </w:style>
  <w:style w:type="character" w:customStyle="1" w:styleId="FooterChar">
    <w:name w:val="Footer Char"/>
    <w:basedOn w:val="DefaultParagraphFont"/>
    <w:link w:val="Footer"/>
    <w:rsid w:val="002C2CD3"/>
  </w:style>
  <w:style w:type="character" w:styleId="PageNumber">
    <w:name w:val="page number"/>
    <w:basedOn w:val="DefaultParagraphFont"/>
    <w:uiPriority w:val="99"/>
    <w:semiHidden/>
    <w:unhideWhenUsed/>
    <w:rsid w:val="002C2CD3"/>
  </w:style>
  <w:style w:type="character" w:customStyle="1" w:styleId="Heading1Char">
    <w:name w:val="Heading 1 Char"/>
    <w:basedOn w:val="DefaultParagraphFont"/>
    <w:link w:val="Heading1"/>
    <w:uiPriority w:val="9"/>
    <w:rsid w:val="002C2CD3"/>
    <w:rPr>
      <w:rFonts w:ascii="Times New Roman" w:eastAsia="Times New Roman" w:hAnsi="Times New Roman" w:cs="Times New Roman"/>
      <w:b/>
      <w:bCs/>
      <w:kern w:val="36"/>
      <w:sz w:val="48"/>
      <w:szCs w:val="48"/>
      <w:lang w:eastAsia="en-GB"/>
    </w:rPr>
  </w:style>
  <w:style w:type="character" w:customStyle="1" w:styleId="title-text">
    <w:name w:val="title-text"/>
    <w:basedOn w:val="DefaultParagraphFont"/>
    <w:rsid w:val="002C2CD3"/>
  </w:style>
  <w:style w:type="character" w:styleId="Hyperlink">
    <w:name w:val="Hyperlink"/>
    <w:basedOn w:val="DefaultParagraphFont"/>
    <w:uiPriority w:val="99"/>
    <w:unhideWhenUsed/>
    <w:rsid w:val="002C2CD3"/>
    <w:rPr>
      <w:color w:val="0000FF"/>
      <w:u w:val="single"/>
    </w:rPr>
  </w:style>
  <w:style w:type="character" w:styleId="UnresolvedMention">
    <w:name w:val="Unresolved Mention"/>
    <w:basedOn w:val="DefaultParagraphFont"/>
    <w:uiPriority w:val="99"/>
    <w:semiHidden/>
    <w:unhideWhenUsed/>
    <w:rsid w:val="004177E9"/>
    <w:rPr>
      <w:color w:val="605E5C"/>
      <w:shd w:val="clear" w:color="auto" w:fill="E1DFDD"/>
    </w:rPr>
  </w:style>
  <w:style w:type="character" w:styleId="Strong">
    <w:name w:val="Strong"/>
    <w:basedOn w:val="DefaultParagraphFont"/>
    <w:uiPriority w:val="22"/>
    <w:qFormat/>
    <w:rsid w:val="00BC79E6"/>
    <w:rPr>
      <w:b/>
      <w:bCs/>
    </w:rPr>
  </w:style>
  <w:style w:type="character" w:styleId="Emphasis">
    <w:name w:val="Emphasis"/>
    <w:basedOn w:val="DefaultParagraphFont"/>
    <w:uiPriority w:val="20"/>
    <w:qFormat/>
    <w:rsid w:val="00697523"/>
    <w:rPr>
      <w:i/>
      <w:iCs/>
    </w:rPr>
  </w:style>
  <w:style w:type="character" w:customStyle="1" w:styleId="a">
    <w:name w:val="_"/>
    <w:basedOn w:val="DefaultParagraphFont"/>
    <w:rsid w:val="00B41A54"/>
  </w:style>
  <w:style w:type="table" w:styleId="TableGrid">
    <w:name w:val="Table Grid"/>
    <w:basedOn w:val="TableNormal"/>
    <w:uiPriority w:val="39"/>
    <w:rsid w:val="00121E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46193"/>
    <w:pPr>
      <w:ind w:left="720"/>
      <w:contextualSpacing/>
    </w:pPr>
  </w:style>
  <w:style w:type="paragraph" w:styleId="Header">
    <w:name w:val="header"/>
    <w:basedOn w:val="Normal"/>
    <w:link w:val="HeaderChar"/>
    <w:uiPriority w:val="99"/>
    <w:unhideWhenUsed/>
    <w:rsid w:val="005A27D4"/>
    <w:pPr>
      <w:tabs>
        <w:tab w:val="center" w:pos="4513"/>
        <w:tab w:val="right" w:pos="9026"/>
      </w:tabs>
    </w:pPr>
  </w:style>
  <w:style w:type="character" w:customStyle="1" w:styleId="HeaderChar">
    <w:name w:val="Header Char"/>
    <w:basedOn w:val="DefaultParagraphFont"/>
    <w:link w:val="Header"/>
    <w:uiPriority w:val="99"/>
    <w:rsid w:val="005A27D4"/>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653359"/>
    <w:rPr>
      <w:rFonts w:asciiTheme="majorHAnsi" w:eastAsiaTheme="majorEastAsia" w:hAnsiTheme="majorHAnsi" w:cstheme="majorBidi"/>
      <w:color w:val="1F3763" w:themeColor="accent1" w:themeShade="7F"/>
      <w:lang w:eastAsia="en-GB"/>
    </w:rPr>
  </w:style>
  <w:style w:type="character" w:customStyle="1" w:styleId="mjx-char">
    <w:name w:val="mjx-char"/>
    <w:basedOn w:val="DefaultParagraphFont"/>
    <w:rsid w:val="003217D7"/>
  </w:style>
  <w:style w:type="character" w:customStyle="1" w:styleId="mjxassistivemathml">
    <w:name w:val="mjx_assistive_mathml"/>
    <w:basedOn w:val="DefaultParagraphFont"/>
    <w:rsid w:val="003217D7"/>
  </w:style>
  <w:style w:type="paragraph" w:customStyle="1" w:styleId="DalForm">
    <w:name w:val="Dal Form"/>
    <w:basedOn w:val="Normal"/>
    <w:rsid w:val="001E310E"/>
    <w:pPr>
      <w:jc w:val="both"/>
    </w:pPr>
    <w:rPr>
      <w:rFonts w:ascii="Arial" w:hAnsi="Arial"/>
      <w:sz w:val="20"/>
      <w:szCs w:val="20"/>
      <w:lang w:val="en-GB" w:eastAsia="en-US"/>
    </w:rPr>
  </w:style>
  <w:style w:type="paragraph" w:customStyle="1" w:styleId="nova-e-listitem">
    <w:name w:val="nova-e-list__item"/>
    <w:basedOn w:val="Normal"/>
    <w:rsid w:val="00C627E2"/>
    <w:pPr>
      <w:spacing w:before="100" w:beforeAutospacing="1" w:after="100" w:afterAutospacing="1"/>
    </w:pPr>
  </w:style>
  <w:style w:type="character" w:customStyle="1" w:styleId="authors-info">
    <w:name w:val="authors-info"/>
    <w:basedOn w:val="DefaultParagraphFont"/>
    <w:rsid w:val="00C627E2"/>
  </w:style>
  <w:style w:type="character" w:customStyle="1" w:styleId="blue-tooltip">
    <w:name w:val="blue-tooltip"/>
    <w:basedOn w:val="DefaultParagraphFont"/>
    <w:rsid w:val="00C627E2"/>
  </w:style>
  <w:style w:type="character" w:customStyle="1" w:styleId="isbn-value">
    <w:name w:val="isbn-value"/>
    <w:basedOn w:val="DefaultParagraphFont"/>
    <w:rsid w:val="00305BD9"/>
  </w:style>
  <w:style w:type="character" w:customStyle="1" w:styleId="a-size-extra-large">
    <w:name w:val="a-size-extra-large"/>
    <w:basedOn w:val="DefaultParagraphFont"/>
    <w:rsid w:val="00B00EE7"/>
  </w:style>
  <w:style w:type="character" w:customStyle="1" w:styleId="a-size-large">
    <w:name w:val="a-size-large"/>
    <w:basedOn w:val="DefaultParagraphFont"/>
    <w:rsid w:val="00B00EE7"/>
  </w:style>
  <w:style w:type="paragraph" w:customStyle="1" w:styleId="a-carousel-card">
    <w:name w:val="a-carousel-card"/>
    <w:basedOn w:val="Normal"/>
    <w:rsid w:val="00B00EE7"/>
    <w:pPr>
      <w:spacing w:before="100" w:beforeAutospacing="1" w:after="100" w:afterAutospacing="1"/>
    </w:pPr>
  </w:style>
  <w:style w:type="character" w:customStyle="1" w:styleId="Heading2Char">
    <w:name w:val="Heading 2 Char"/>
    <w:basedOn w:val="DefaultParagraphFont"/>
    <w:link w:val="Heading2"/>
    <w:uiPriority w:val="9"/>
    <w:rsid w:val="00B00EE7"/>
    <w:rPr>
      <w:rFonts w:asciiTheme="majorHAnsi" w:eastAsiaTheme="majorEastAsia" w:hAnsiTheme="majorHAnsi" w:cstheme="majorBidi"/>
      <w:color w:val="2F5496" w:themeColor="accent1" w:themeShade="BF"/>
      <w:sz w:val="26"/>
      <w:szCs w:val="26"/>
      <w:lang w:eastAsia="en-GB"/>
    </w:rPr>
  </w:style>
  <w:style w:type="character" w:customStyle="1" w:styleId="marka7h8kv6y2">
    <w:name w:val="marka7h8kv6y2"/>
    <w:basedOn w:val="DefaultParagraphFont"/>
    <w:rsid w:val="00B76F3D"/>
  </w:style>
  <w:style w:type="character" w:styleId="PlaceholderText">
    <w:name w:val="Placeholder Text"/>
    <w:basedOn w:val="DefaultParagraphFont"/>
    <w:uiPriority w:val="99"/>
    <w:semiHidden/>
    <w:rsid w:val="00566112"/>
    <w:rPr>
      <w:color w:val="808080"/>
    </w:rPr>
  </w:style>
  <w:style w:type="character" w:customStyle="1" w:styleId="name-and-value">
    <w:name w:val="name-and-value"/>
    <w:basedOn w:val="DefaultParagraphFont"/>
    <w:rsid w:val="009D579E"/>
  </w:style>
  <w:style w:type="character" w:customStyle="1" w:styleId="name">
    <w:name w:val="name"/>
    <w:basedOn w:val="DefaultParagraphFont"/>
    <w:rsid w:val="009D579E"/>
  </w:style>
  <w:style w:type="character" w:customStyle="1" w:styleId="object-value-string">
    <w:name w:val="object-value-string"/>
    <w:basedOn w:val="DefaultParagraphFont"/>
    <w:rsid w:val="009D579E"/>
  </w:style>
  <w:style w:type="paragraph" w:customStyle="1" w:styleId="selected">
    <w:name w:val="selected"/>
    <w:basedOn w:val="Normal"/>
    <w:rsid w:val="009D579E"/>
    <w:pPr>
      <w:spacing w:before="100" w:beforeAutospacing="1" w:after="100" w:afterAutospacing="1"/>
    </w:pPr>
  </w:style>
  <w:style w:type="paragraph" w:customStyle="1" w:styleId="nova-legacy-e-listitem">
    <w:name w:val="nova-legacy-e-list__item"/>
    <w:basedOn w:val="Normal"/>
    <w:rsid w:val="00130BE1"/>
    <w:pPr>
      <w:spacing w:before="100" w:beforeAutospacing="1" w:after="100" w:afterAutospacing="1"/>
    </w:pPr>
  </w:style>
  <w:style w:type="character" w:customStyle="1" w:styleId="epub-sectiontitle">
    <w:name w:val="epub-section__title"/>
    <w:basedOn w:val="DefaultParagraphFont"/>
    <w:rsid w:val="00F67982"/>
  </w:style>
  <w:style w:type="character" w:customStyle="1" w:styleId="dot-separator">
    <w:name w:val="dot-separator"/>
    <w:basedOn w:val="DefaultParagraphFont"/>
    <w:rsid w:val="00F67982"/>
  </w:style>
  <w:style w:type="character" w:customStyle="1" w:styleId="epub-sectiondate">
    <w:name w:val="epub-section__date"/>
    <w:basedOn w:val="DefaultParagraphFont"/>
    <w:rsid w:val="00F67982"/>
  </w:style>
  <w:style w:type="character" w:customStyle="1" w:styleId="epub-sectionids">
    <w:name w:val="epub-section__ids"/>
    <w:basedOn w:val="DefaultParagraphFont"/>
    <w:rsid w:val="00F67982"/>
  </w:style>
  <w:style w:type="character" w:customStyle="1" w:styleId="epub-sectionpagerange">
    <w:name w:val="epub-section__pagerange"/>
    <w:basedOn w:val="DefaultParagraphFont"/>
    <w:rsid w:val="00F67982"/>
  </w:style>
  <w:style w:type="character" w:styleId="FollowedHyperlink">
    <w:name w:val="FollowedHyperlink"/>
    <w:basedOn w:val="DefaultParagraphFont"/>
    <w:uiPriority w:val="99"/>
    <w:semiHidden/>
    <w:unhideWhenUsed/>
    <w:rsid w:val="00F67982"/>
    <w:rPr>
      <w:color w:val="954F72" w:themeColor="followedHyperlink"/>
      <w:u w:val="single"/>
    </w:rPr>
  </w:style>
  <w:style w:type="character" w:customStyle="1" w:styleId="loaauthor-info">
    <w:name w:val="loa__author-info"/>
    <w:basedOn w:val="DefaultParagraphFont"/>
    <w:rsid w:val="00DE61F0"/>
  </w:style>
  <w:style w:type="character" w:customStyle="1" w:styleId="loaauthor-name">
    <w:name w:val="loa__author-name"/>
    <w:basedOn w:val="DefaultParagraphFont"/>
    <w:rsid w:val="00DE61F0"/>
  </w:style>
  <w:style w:type="character" w:customStyle="1" w:styleId="hgkelc">
    <w:name w:val="hgkelc"/>
    <w:basedOn w:val="DefaultParagraphFont"/>
    <w:rsid w:val="0032606B"/>
  </w:style>
  <w:style w:type="character" w:styleId="HTMLCode">
    <w:name w:val="HTML Code"/>
    <w:basedOn w:val="DefaultParagraphFont"/>
    <w:uiPriority w:val="99"/>
    <w:semiHidden/>
    <w:unhideWhenUsed/>
    <w:rsid w:val="00735ED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906">
      <w:bodyDiv w:val="1"/>
      <w:marLeft w:val="0"/>
      <w:marRight w:val="0"/>
      <w:marTop w:val="0"/>
      <w:marBottom w:val="0"/>
      <w:divBdr>
        <w:top w:val="none" w:sz="0" w:space="0" w:color="auto"/>
        <w:left w:val="none" w:sz="0" w:space="0" w:color="auto"/>
        <w:bottom w:val="none" w:sz="0" w:space="0" w:color="auto"/>
        <w:right w:val="none" w:sz="0" w:space="0" w:color="auto"/>
      </w:divBdr>
    </w:div>
    <w:div w:id="4089731">
      <w:bodyDiv w:val="1"/>
      <w:marLeft w:val="0"/>
      <w:marRight w:val="0"/>
      <w:marTop w:val="0"/>
      <w:marBottom w:val="0"/>
      <w:divBdr>
        <w:top w:val="none" w:sz="0" w:space="0" w:color="auto"/>
        <w:left w:val="none" w:sz="0" w:space="0" w:color="auto"/>
        <w:bottom w:val="none" w:sz="0" w:space="0" w:color="auto"/>
        <w:right w:val="none" w:sz="0" w:space="0" w:color="auto"/>
      </w:divBdr>
    </w:div>
    <w:div w:id="6492083">
      <w:bodyDiv w:val="1"/>
      <w:marLeft w:val="0"/>
      <w:marRight w:val="0"/>
      <w:marTop w:val="0"/>
      <w:marBottom w:val="0"/>
      <w:divBdr>
        <w:top w:val="none" w:sz="0" w:space="0" w:color="auto"/>
        <w:left w:val="none" w:sz="0" w:space="0" w:color="auto"/>
        <w:bottom w:val="none" w:sz="0" w:space="0" w:color="auto"/>
        <w:right w:val="none" w:sz="0" w:space="0" w:color="auto"/>
      </w:divBdr>
      <w:divsChild>
        <w:div w:id="862088520">
          <w:marLeft w:val="0"/>
          <w:marRight w:val="0"/>
          <w:marTop w:val="0"/>
          <w:marBottom w:val="0"/>
          <w:divBdr>
            <w:top w:val="none" w:sz="0" w:space="0" w:color="auto"/>
            <w:left w:val="none" w:sz="0" w:space="0" w:color="auto"/>
            <w:bottom w:val="none" w:sz="0" w:space="0" w:color="auto"/>
            <w:right w:val="none" w:sz="0" w:space="0" w:color="auto"/>
          </w:divBdr>
          <w:divsChild>
            <w:div w:id="665788960">
              <w:marLeft w:val="0"/>
              <w:marRight w:val="0"/>
              <w:marTop w:val="0"/>
              <w:marBottom w:val="0"/>
              <w:divBdr>
                <w:top w:val="none" w:sz="0" w:space="0" w:color="auto"/>
                <w:left w:val="none" w:sz="0" w:space="0" w:color="auto"/>
                <w:bottom w:val="none" w:sz="0" w:space="0" w:color="auto"/>
                <w:right w:val="none" w:sz="0" w:space="0" w:color="auto"/>
              </w:divBdr>
              <w:divsChild>
                <w:div w:id="78075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4">
      <w:bodyDiv w:val="1"/>
      <w:marLeft w:val="0"/>
      <w:marRight w:val="0"/>
      <w:marTop w:val="0"/>
      <w:marBottom w:val="0"/>
      <w:divBdr>
        <w:top w:val="none" w:sz="0" w:space="0" w:color="auto"/>
        <w:left w:val="none" w:sz="0" w:space="0" w:color="auto"/>
        <w:bottom w:val="none" w:sz="0" w:space="0" w:color="auto"/>
        <w:right w:val="none" w:sz="0" w:space="0" w:color="auto"/>
      </w:divBdr>
    </w:div>
    <w:div w:id="20018416">
      <w:bodyDiv w:val="1"/>
      <w:marLeft w:val="0"/>
      <w:marRight w:val="0"/>
      <w:marTop w:val="0"/>
      <w:marBottom w:val="0"/>
      <w:divBdr>
        <w:top w:val="none" w:sz="0" w:space="0" w:color="auto"/>
        <w:left w:val="none" w:sz="0" w:space="0" w:color="auto"/>
        <w:bottom w:val="none" w:sz="0" w:space="0" w:color="auto"/>
        <w:right w:val="none" w:sz="0" w:space="0" w:color="auto"/>
      </w:divBdr>
      <w:divsChild>
        <w:div w:id="848714244">
          <w:marLeft w:val="0"/>
          <w:marRight w:val="0"/>
          <w:marTop w:val="0"/>
          <w:marBottom w:val="0"/>
          <w:divBdr>
            <w:top w:val="none" w:sz="0" w:space="0" w:color="auto"/>
            <w:left w:val="none" w:sz="0" w:space="0" w:color="auto"/>
            <w:bottom w:val="none" w:sz="0" w:space="0" w:color="auto"/>
            <w:right w:val="none" w:sz="0" w:space="0" w:color="auto"/>
          </w:divBdr>
          <w:divsChild>
            <w:div w:id="2093896020">
              <w:marLeft w:val="0"/>
              <w:marRight w:val="0"/>
              <w:marTop w:val="0"/>
              <w:marBottom w:val="0"/>
              <w:divBdr>
                <w:top w:val="none" w:sz="0" w:space="0" w:color="auto"/>
                <w:left w:val="none" w:sz="0" w:space="0" w:color="auto"/>
                <w:bottom w:val="none" w:sz="0" w:space="0" w:color="auto"/>
                <w:right w:val="none" w:sz="0" w:space="0" w:color="auto"/>
              </w:divBdr>
              <w:divsChild>
                <w:div w:id="8391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6900">
      <w:bodyDiv w:val="1"/>
      <w:marLeft w:val="0"/>
      <w:marRight w:val="0"/>
      <w:marTop w:val="0"/>
      <w:marBottom w:val="0"/>
      <w:divBdr>
        <w:top w:val="none" w:sz="0" w:space="0" w:color="auto"/>
        <w:left w:val="none" w:sz="0" w:space="0" w:color="auto"/>
        <w:bottom w:val="none" w:sz="0" w:space="0" w:color="auto"/>
        <w:right w:val="none" w:sz="0" w:space="0" w:color="auto"/>
      </w:divBdr>
    </w:div>
    <w:div w:id="25520822">
      <w:bodyDiv w:val="1"/>
      <w:marLeft w:val="0"/>
      <w:marRight w:val="0"/>
      <w:marTop w:val="0"/>
      <w:marBottom w:val="0"/>
      <w:divBdr>
        <w:top w:val="none" w:sz="0" w:space="0" w:color="auto"/>
        <w:left w:val="none" w:sz="0" w:space="0" w:color="auto"/>
        <w:bottom w:val="none" w:sz="0" w:space="0" w:color="auto"/>
        <w:right w:val="none" w:sz="0" w:space="0" w:color="auto"/>
      </w:divBdr>
    </w:div>
    <w:div w:id="28072234">
      <w:bodyDiv w:val="1"/>
      <w:marLeft w:val="0"/>
      <w:marRight w:val="0"/>
      <w:marTop w:val="0"/>
      <w:marBottom w:val="0"/>
      <w:divBdr>
        <w:top w:val="none" w:sz="0" w:space="0" w:color="auto"/>
        <w:left w:val="none" w:sz="0" w:space="0" w:color="auto"/>
        <w:bottom w:val="none" w:sz="0" w:space="0" w:color="auto"/>
        <w:right w:val="none" w:sz="0" w:space="0" w:color="auto"/>
      </w:divBdr>
    </w:div>
    <w:div w:id="38165725">
      <w:bodyDiv w:val="1"/>
      <w:marLeft w:val="0"/>
      <w:marRight w:val="0"/>
      <w:marTop w:val="0"/>
      <w:marBottom w:val="0"/>
      <w:divBdr>
        <w:top w:val="none" w:sz="0" w:space="0" w:color="auto"/>
        <w:left w:val="none" w:sz="0" w:space="0" w:color="auto"/>
        <w:bottom w:val="none" w:sz="0" w:space="0" w:color="auto"/>
        <w:right w:val="none" w:sz="0" w:space="0" w:color="auto"/>
      </w:divBdr>
      <w:divsChild>
        <w:div w:id="890463502">
          <w:marLeft w:val="0"/>
          <w:marRight w:val="0"/>
          <w:marTop w:val="0"/>
          <w:marBottom w:val="0"/>
          <w:divBdr>
            <w:top w:val="none" w:sz="0" w:space="0" w:color="auto"/>
            <w:left w:val="none" w:sz="0" w:space="0" w:color="auto"/>
            <w:bottom w:val="none" w:sz="0" w:space="0" w:color="auto"/>
            <w:right w:val="none" w:sz="0" w:space="0" w:color="auto"/>
          </w:divBdr>
          <w:divsChild>
            <w:div w:id="1326470231">
              <w:marLeft w:val="0"/>
              <w:marRight w:val="0"/>
              <w:marTop w:val="0"/>
              <w:marBottom w:val="0"/>
              <w:divBdr>
                <w:top w:val="none" w:sz="0" w:space="0" w:color="auto"/>
                <w:left w:val="none" w:sz="0" w:space="0" w:color="auto"/>
                <w:bottom w:val="none" w:sz="0" w:space="0" w:color="auto"/>
                <w:right w:val="none" w:sz="0" w:space="0" w:color="auto"/>
              </w:divBdr>
              <w:divsChild>
                <w:div w:id="173920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979230">
      <w:bodyDiv w:val="1"/>
      <w:marLeft w:val="0"/>
      <w:marRight w:val="0"/>
      <w:marTop w:val="0"/>
      <w:marBottom w:val="0"/>
      <w:divBdr>
        <w:top w:val="none" w:sz="0" w:space="0" w:color="auto"/>
        <w:left w:val="none" w:sz="0" w:space="0" w:color="auto"/>
        <w:bottom w:val="none" w:sz="0" w:space="0" w:color="auto"/>
        <w:right w:val="none" w:sz="0" w:space="0" w:color="auto"/>
      </w:divBdr>
    </w:div>
    <w:div w:id="50274109">
      <w:bodyDiv w:val="1"/>
      <w:marLeft w:val="0"/>
      <w:marRight w:val="0"/>
      <w:marTop w:val="0"/>
      <w:marBottom w:val="0"/>
      <w:divBdr>
        <w:top w:val="none" w:sz="0" w:space="0" w:color="auto"/>
        <w:left w:val="none" w:sz="0" w:space="0" w:color="auto"/>
        <w:bottom w:val="none" w:sz="0" w:space="0" w:color="auto"/>
        <w:right w:val="none" w:sz="0" w:space="0" w:color="auto"/>
      </w:divBdr>
    </w:div>
    <w:div w:id="59521294">
      <w:bodyDiv w:val="1"/>
      <w:marLeft w:val="0"/>
      <w:marRight w:val="0"/>
      <w:marTop w:val="0"/>
      <w:marBottom w:val="0"/>
      <w:divBdr>
        <w:top w:val="none" w:sz="0" w:space="0" w:color="auto"/>
        <w:left w:val="none" w:sz="0" w:space="0" w:color="auto"/>
        <w:bottom w:val="none" w:sz="0" w:space="0" w:color="auto"/>
        <w:right w:val="none" w:sz="0" w:space="0" w:color="auto"/>
      </w:divBdr>
    </w:div>
    <w:div w:id="62220762">
      <w:bodyDiv w:val="1"/>
      <w:marLeft w:val="0"/>
      <w:marRight w:val="0"/>
      <w:marTop w:val="0"/>
      <w:marBottom w:val="0"/>
      <w:divBdr>
        <w:top w:val="none" w:sz="0" w:space="0" w:color="auto"/>
        <w:left w:val="none" w:sz="0" w:space="0" w:color="auto"/>
        <w:bottom w:val="none" w:sz="0" w:space="0" w:color="auto"/>
        <w:right w:val="none" w:sz="0" w:space="0" w:color="auto"/>
      </w:divBdr>
    </w:div>
    <w:div w:id="66415406">
      <w:bodyDiv w:val="1"/>
      <w:marLeft w:val="0"/>
      <w:marRight w:val="0"/>
      <w:marTop w:val="0"/>
      <w:marBottom w:val="0"/>
      <w:divBdr>
        <w:top w:val="none" w:sz="0" w:space="0" w:color="auto"/>
        <w:left w:val="none" w:sz="0" w:space="0" w:color="auto"/>
        <w:bottom w:val="none" w:sz="0" w:space="0" w:color="auto"/>
        <w:right w:val="none" w:sz="0" w:space="0" w:color="auto"/>
      </w:divBdr>
      <w:divsChild>
        <w:div w:id="879905320">
          <w:marLeft w:val="0"/>
          <w:marRight w:val="0"/>
          <w:marTop w:val="0"/>
          <w:marBottom w:val="0"/>
          <w:divBdr>
            <w:top w:val="none" w:sz="0" w:space="0" w:color="auto"/>
            <w:left w:val="none" w:sz="0" w:space="0" w:color="auto"/>
            <w:bottom w:val="none" w:sz="0" w:space="0" w:color="auto"/>
            <w:right w:val="none" w:sz="0" w:space="0" w:color="auto"/>
          </w:divBdr>
          <w:divsChild>
            <w:div w:id="42384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2965">
      <w:bodyDiv w:val="1"/>
      <w:marLeft w:val="0"/>
      <w:marRight w:val="0"/>
      <w:marTop w:val="0"/>
      <w:marBottom w:val="0"/>
      <w:divBdr>
        <w:top w:val="none" w:sz="0" w:space="0" w:color="auto"/>
        <w:left w:val="none" w:sz="0" w:space="0" w:color="auto"/>
        <w:bottom w:val="none" w:sz="0" w:space="0" w:color="auto"/>
        <w:right w:val="none" w:sz="0" w:space="0" w:color="auto"/>
      </w:divBdr>
    </w:div>
    <w:div w:id="77866392">
      <w:bodyDiv w:val="1"/>
      <w:marLeft w:val="0"/>
      <w:marRight w:val="0"/>
      <w:marTop w:val="0"/>
      <w:marBottom w:val="0"/>
      <w:divBdr>
        <w:top w:val="none" w:sz="0" w:space="0" w:color="auto"/>
        <w:left w:val="none" w:sz="0" w:space="0" w:color="auto"/>
        <w:bottom w:val="none" w:sz="0" w:space="0" w:color="auto"/>
        <w:right w:val="none" w:sz="0" w:space="0" w:color="auto"/>
      </w:divBdr>
      <w:divsChild>
        <w:div w:id="719092324">
          <w:marLeft w:val="0"/>
          <w:marRight w:val="0"/>
          <w:marTop w:val="0"/>
          <w:marBottom w:val="0"/>
          <w:divBdr>
            <w:top w:val="none" w:sz="0" w:space="0" w:color="auto"/>
            <w:left w:val="none" w:sz="0" w:space="0" w:color="auto"/>
            <w:bottom w:val="none" w:sz="0" w:space="0" w:color="auto"/>
            <w:right w:val="none" w:sz="0" w:space="0" w:color="auto"/>
          </w:divBdr>
          <w:divsChild>
            <w:div w:id="20853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0286">
      <w:bodyDiv w:val="1"/>
      <w:marLeft w:val="0"/>
      <w:marRight w:val="0"/>
      <w:marTop w:val="0"/>
      <w:marBottom w:val="0"/>
      <w:divBdr>
        <w:top w:val="none" w:sz="0" w:space="0" w:color="auto"/>
        <w:left w:val="none" w:sz="0" w:space="0" w:color="auto"/>
        <w:bottom w:val="none" w:sz="0" w:space="0" w:color="auto"/>
        <w:right w:val="none" w:sz="0" w:space="0" w:color="auto"/>
      </w:divBdr>
      <w:divsChild>
        <w:div w:id="1055666313">
          <w:marLeft w:val="0"/>
          <w:marRight w:val="0"/>
          <w:marTop w:val="0"/>
          <w:marBottom w:val="0"/>
          <w:divBdr>
            <w:top w:val="none" w:sz="0" w:space="0" w:color="auto"/>
            <w:left w:val="none" w:sz="0" w:space="0" w:color="auto"/>
            <w:bottom w:val="none" w:sz="0" w:space="0" w:color="auto"/>
            <w:right w:val="none" w:sz="0" w:space="0" w:color="auto"/>
          </w:divBdr>
          <w:divsChild>
            <w:div w:id="13328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9259">
      <w:bodyDiv w:val="1"/>
      <w:marLeft w:val="0"/>
      <w:marRight w:val="0"/>
      <w:marTop w:val="0"/>
      <w:marBottom w:val="0"/>
      <w:divBdr>
        <w:top w:val="none" w:sz="0" w:space="0" w:color="auto"/>
        <w:left w:val="none" w:sz="0" w:space="0" w:color="auto"/>
        <w:bottom w:val="none" w:sz="0" w:space="0" w:color="auto"/>
        <w:right w:val="none" w:sz="0" w:space="0" w:color="auto"/>
      </w:divBdr>
    </w:div>
    <w:div w:id="83456665">
      <w:bodyDiv w:val="1"/>
      <w:marLeft w:val="0"/>
      <w:marRight w:val="0"/>
      <w:marTop w:val="0"/>
      <w:marBottom w:val="0"/>
      <w:divBdr>
        <w:top w:val="none" w:sz="0" w:space="0" w:color="auto"/>
        <w:left w:val="none" w:sz="0" w:space="0" w:color="auto"/>
        <w:bottom w:val="none" w:sz="0" w:space="0" w:color="auto"/>
        <w:right w:val="none" w:sz="0" w:space="0" w:color="auto"/>
      </w:divBdr>
    </w:div>
    <w:div w:id="94517375">
      <w:bodyDiv w:val="1"/>
      <w:marLeft w:val="0"/>
      <w:marRight w:val="0"/>
      <w:marTop w:val="0"/>
      <w:marBottom w:val="0"/>
      <w:divBdr>
        <w:top w:val="none" w:sz="0" w:space="0" w:color="auto"/>
        <w:left w:val="none" w:sz="0" w:space="0" w:color="auto"/>
        <w:bottom w:val="none" w:sz="0" w:space="0" w:color="auto"/>
        <w:right w:val="none" w:sz="0" w:space="0" w:color="auto"/>
      </w:divBdr>
    </w:div>
    <w:div w:id="102113874">
      <w:bodyDiv w:val="1"/>
      <w:marLeft w:val="0"/>
      <w:marRight w:val="0"/>
      <w:marTop w:val="0"/>
      <w:marBottom w:val="0"/>
      <w:divBdr>
        <w:top w:val="none" w:sz="0" w:space="0" w:color="auto"/>
        <w:left w:val="none" w:sz="0" w:space="0" w:color="auto"/>
        <w:bottom w:val="none" w:sz="0" w:space="0" w:color="auto"/>
        <w:right w:val="none" w:sz="0" w:space="0" w:color="auto"/>
      </w:divBdr>
      <w:divsChild>
        <w:div w:id="1118183596">
          <w:marLeft w:val="0"/>
          <w:marRight w:val="0"/>
          <w:marTop w:val="0"/>
          <w:marBottom w:val="0"/>
          <w:divBdr>
            <w:top w:val="none" w:sz="0" w:space="0" w:color="auto"/>
            <w:left w:val="none" w:sz="0" w:space="0" w:color="auto"/>
            <w:bottom w:val="none" w:sz="0" w:space="0" w:color="auto"/>
            <w:right w:val="none" w:sz="0" w:space="0" w:color="auto"/>
          </w:divBdr>
          <w:divsChild>
            <w:div w:id="875504871">
              <w:marLeft w:val="0"/>
              <w:marRight w:val="0"/>
              <w:marTop w:val="0"/>
              <w:marBottom w:val="0"/>
              <w:divBdr>
                <w:top w:val="none" w:sz="0" w:space="0" w:color="auto"/>
                <w:left w:val="none" w:sz="0" w:space="0" w:color="auto"/>
                <w:bottom w:val="none" w:sz="0" w:space="0" w:color="auto"/>
                <w:right w:val="none" w:sz="0" w:space="0" w:color="auto"/>
              </w:divBdr>
              <w:divsChild>
                <w:div w:id="1217469270">
                  <w:marLeft w:val="0"/>
                  <w:marRight w:val="0"/>
                  <w:marTop w:val="0"/>
                  <w:marBottom w:val="0"/>
                  <w:divBdr>
                    <w:top w:val="none" w:sz="0" w:space="0" w:color="auto"/>
                    <w:left w:val="none" w:sz="0" w:space="0" w:color="auto"/>
                    <w:bottom w:val="none" w:sz="0" w:space="0" w:color="auto"/>
                    <w:right w:val="none" w:sz="0" w:space="0" w:color="auto"/>
                  </w:divBdr>
                  <w:divsChild>
                    <w:div w:id="29171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64937">
      <w:bodyDiv w:val="1"/>
      <w:marLeft w:val="0"/>
      <w:marRight w:val="0"/>
      <w:marTop w:val="0"/>
      <w:marBottom w:val="0"/>
      <w:divBdr>
        <w:top w:val="none" w:sz="0" w:space="0" w:color="auto"/>
        <w:left w:val="none" w:sz="0" w:space="0" w:color="auto"/>
        <w:bottom w:val="none" w:sz="0" w:space="0" w:color="auto"/>
        <w:right w:val="none" w:sz="0" w:space="0" w:color="auto"/>
      </w:divBdr>
    </w:div>
    <w:div w:id="111562371">
      <w:bodyDiv w:val="1"/>
      <w:marLeft w:val="0"/>
      <w:marRight w:val="0"/>
      <w:marTop w:val="0"/>
      <w:marBottom w:val="0"/>
      <w:divBdr>
        <w:top w:val="none" w:sz="0" w:space="0" w:color="auto"/>
        <w:left w:val="none" w:sz="0" w:space="0" w:color="auto"/>
        <w:bottom w:val="none" w:sz="0" w:space="0" w:color="auto"/>
        <w:right w:val="none" w:sz="0" w:space="0" w:color="auto"/>
      </w:divBdr>
      <w:divsChild>
        <w:div w:id="1385058930">
          <w:marLeft w:val="0"/>
          <w:marRight w:val="0"/>
          <w:marTop w:val="0"/>
          <w:marBottom w:val="0"/>
          <w:divBdr>
            <w:top w:val="none" w:sz="0" w:space="0" w:color="auto"/>
            <w:left w:val="none" w:sz="0" w:space="0" w:color="auto"/>
            <w:bottom w:val="none" w:sz="0" w:space="0" w:color="auto"/>
            <w:right w:val="none" w:sz="0" w:space="0" w:color="auto"/>
          </w:divBdr>
          <w:divsChild>
            <w:div w:id="27143153">
              <w:marLeft w:val="0"/>
              <w:marRight w:val="0"/>
              <w:marTop w:val="0"/>
              <w:marBottom w:val="0"/>
              <w:divBdr>
                <w:top w:val="none" w:sz="0" w:space="0" w:color="auto"/>
                <w:left w:val="none" w:sz="0" w:space="0" w:color="auto"/>
                <w:bottom w:val="none" w:sz="0" w:space="0" w:color="auto"/>
                <w:right w:val="none" w:sz="0" w:space="0" w:color="auto"/>
              </w:divBdr>
              <w:divsChild>
                <w:div w:id="12431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23350">
      <w:bodyDiv w:val="1"/>
      <w:marLeft w:val="0"/>
      <w:marRight w:val="0"/>
      <w:marTop w:val="0"/>
      <w:marBottom w:val="0"/>
      <w:divBdr>
        <w:top w:val="none" w:sz="0" w:space="0" w:color="auto"/>
        <w:left w:val="none" w:sz="0" w:space="0" w:color="auto"/>
        <w:bottom w:val="none" w:sz="0" w:space="0" w:color="auto"/>
        <w:right w:val="none" w:sz="0" w:space="0" w:color="auto"/>
      </w:divBdr>
    </w:div>
    <w:div w:id="134417451">
      <w:bodyDiv w:val="1"/>
      <w:marLeft w:val="0"/>
      <w:marRight w:val="0"/>
      <w:marTop w:val="0"/>
      <w:marBottom w:val="0"/>
      <w:divBdr>
        <w:top w:val="none" w:sz="0" w:space="0" w:color="auto"/>
        <w:left w:val="none" w:sz="0" w:space="0" w:color="auto"/>
        <w:bottom w:val="none" w:sz="0" w:space="0" w:color="auto"/>
        <w:right w:val="none" w:sz="0" w:space="0" w:color="auto"/>
      </w:divBdr>
      <w:divsChild>
        <w:div w:id="1389107235">
          <w:marLeft w:val="0"/>
          <w:marRight w:val="0"/>
          <w:marTop w:val="0"/>
          <w:marBottom w:val="0"/>
          <w:divBdr>
            <w:top w:val="none" w:sz="0" w:space="0" w:color="auto"/>
            <w:left w:val="none" w:sz="0" w:space="0" w:color="auto"/>
            <w:bottom w:val="none" w:sz="0" w:space="0" w:color="auto"/>
            <w:right w:val="none" w:sz="0" w:space="0" w:color="auto"/>
          </w:divBdr>
          <w:divsChild>
            <w:div w:id="1564489193">
              <w:marLeft w:val="0"/>
              <w:marRight w:val="0"/>
              <w:marTop w:val="0"/>
              <w:marBottom w:val="0"/>
              <w:divBdr>
                <w:top w:val="none" w:sz="0" w:space="0" w:color="auto"/>
                <w:left w:val="none" w:sz="0" w:space="0" w:color="auto"/>
                <w:bottom w:val="none" w:sz="0" w:space="0" w:color="auto"/>
                <w:right w:val="none" w:sz="0" w:space="0" w:color="auto"/>
              </w:divBdr>
              <w:divsChild>
                <w:div w:id="20309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09441">
      <w:bodyDiv w:val="1"/>
      <w:marLeft w:val="0"/>
      <w:marRight w:val="0"/>
      <w:marTop w:val="0"/>
      <w:marBottom w:val="0"/>
      <w:divBdr>
        <w:top w:val="none" w:sz="0" w:space="0" w:color="auto"/>
        <w:left w:val="none" w:sz="0" w:space="0" w:color="auto"/>
        <w:bottom w:val="none" w:sz="0" w:space="0" w:color="auto"/>
        <w:right w:val="none" w:sz="0" w:space="0" w:color="auto"/>
      </w:divBdr>
    </w:div>
    <w:div w:id="156307125">
      <w:bodyDiv w:val="1"/>
      <w:marLeft w:val="0"/>
      <w:marRight w:val="0"/>
      <w:marTop w:val="0"/>
      <w:marBottom w:val="0"/>
      <w:divBdr>
        <w:top w:val="none" w:sz="0" w:space="0" w:color="auto"/>
        <w:left w:val="none" w:sz="0" w:space="0" w:color="auto"/>
        <w:bottom w:val="none" w:sz="0" w:space="0" w:color="auto"/>
        <w:right w:val="none" w:sz="0" w:space="0" w:color="auto"/>
      </w:divBdr>
    </w:div>
    <w:div w:id="160395076">
      <w:bodyDiv w:val="1"/>
      <w:marLeft w:val="0"/>
      <w:marRight w:val="0"/>
      <w:marTop w:val="0"/>
      <w:marBottom w:val="0"/>
      <w:divBdr>
        <w:top w:val="none" w:sz="0" w:space="0" w:color="auto"/>
        <w:left w:val="none" w:sz="0" w:space="0" w:color="auto"/>
        <w:bottom w:val="none" w:sz="0" w:space="0" w:color="auto"/>
        <w:right w:val="none" w:sz="0" w:space="0" w:color="auto"/>
      </w:divBdr>
      <w:divsChild>
        <w:div w:id="714962749">
          <w:marLeft w:val="0"/>
          <w:marRight w:val="0"/>
          <w:marTop w:val="0"/>
          <w:marBottom w:val="0"/>
          <w:divBdr>
            <w:top w:val="none" w:sz="0" w:space="0" w:color="auto"/>
            <w:left w:val="none" w:sz="0" w:space="0" w:color="auto"/>
            <w:bottom w:val="none" w:sz="0" w:space="0" w:color="auto"/>
            <w:right w:val="none" w:sz="0" w:space="0" w:color="auto"/>
          </w:divBdr>
          <w:divsChild>
            <w:div w:id="898831379">
              <w:marLeft w:val="0"/>
              <w:marRight w:val="0"/>
              <w:marTop w:val="0"/>
              <w:marBottom w:val="0"/>
              <w:divBdr>
                <w:top w:val="none" w:sz="0" w:space="0" w:color="auto"/>
                <w:left w:val="none" w:sz="0" w:space="0" w:color="auto"/>
                <w:bottom w:val="none" w:sz="0" w:space="0" w:color="auto"/>
                <w:right w:val="none" w:sz="0" w:space="0" w:color="auto"/>
              </w:divBdr>
              <w:divsChild>
                <w:div w:id="69442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49625">
      <w:bodyDiv w:val="1"/>
      <w:marLeft w:val="0"/>
      <w:marRight w:val="0"/>
      <w:marTop w:val="0"/>
      <w:marBottom w:val="0"/>
      <w:divBdr>
        <w:top w:val="none" w:sz="0" w:space="0" w:color="auto"/>
        <w:left w:val="none" w:sz="0" w:space="0" w:color="auto"/>
        <w:bottom w:val="none" w:sz="0" w:space="0" w:color="auto"/>
        <w:right w:val="none" w:sz="0" w:space="0" w:color="auto"/>
      </w:divBdr>
      <w:divsChild>
        <w:div w:id="1234774356">
          <w:marLeft w:val="0"/>
          <w:marRight w:val="0"/>
          <w:marTop w:val="0"/>
          <w:marBottom w:val="0"/>
          <w:divBdr>
            <w:top w:val="none" w:sz="0" w:space="0" w:color="auto"/>
            <w:left w:val="none" w:sz="0" w:space="0" w:color="auto"/>
            <w:bottom w:val="none" w:sz="0" w:space="0" w:color="auto"/>
            <w:right w:val="none" w:sz="0" w:space="0" w:color="auto"/>
          </w:divBdr>
          <w:divsChild>
            <w:div w:id="594096674">
              <w:marLeft w:val="0"/>
              <w:marRight w:val="0"/>
              <w:marTop w:val="0"/>
              <w:marBottom w:val="0"/>
              <w:divBdr>
                <w:top w:val="none" w:sz="0" w:space="0" w:color="auto"/>
                <w:left w:val="none" w:sz="0" w:space="0" w:color="auto"/>
                <w:bottom w:val="none" w:sz="0" w:space="0" w:color="auto"/>
                <w:right w:val="none" w:sz="0" w:space="0" w:color="auto"/>
              </w:divBdr>
              <w:divsChild>
                <w:div w:id="201387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05636">
      <w:bodyDiv w:val="1"/>
      <w:marLeft w:val="0"/>
      <w:marRight w:val="0"/>
      <w:marTop w:val="0"/>
      <w:marBottom w:val="0"/>
      <w:divBdr>
        <w:top w:val="none" w:sz="0" w:space="0" w:color="auto"/>
        <w:left w:val="none" w:sz="0" w:space="0" w:color="auto"/>
        <w:bottom w:val="none" w:sz="0" w:space="0" w:color="auto"/>
        <w:right w:val="none" w:sz="0" w:space="0" w:color="auto"/>
      </w:divBdr>
    </w:div>
    <w:div w:id="184639684">
      <w:bodyDiv w:val="1"/>
      <w:marLeft w:val="0"/>
      <w:marRight w:val="0"/>
      <w:marTop w:val="0"/>
      <w:marBottom w:val="0"/>
      <w:divBdr>
        <w:top w:val="none" w:sz="0" w:space="0" w:color="auto"/>
        <w:left w:val="none" w:sz="0" w:space="0" w:color="auto"/>
        <w:bottom w:val="none" w:sz="0" w:space="0" w:color="auto"/>
        <w:right w:val="none" w:sz="0" w:space="0" w:color="auto"/>
      </w:divBdr>
    </w:div>
    <w:div w:id="196703331">
      <w:bodyDiv w:val="1"/>
      <w:marLeft w:val="0"/>
      <w:marRight w:val="0"/>
      <w:marTop w:val="0"/>
      <w:marBottom w:val="0"/>
      <w:divBdr>
        <w:top w:val="none" w:sz="0" w:space="0" w:color="auto"/>
        <w:left w:val="none" w:sz="0" w:space="0" w:color="auto"/>
        <w:bottom w:val="none" w:sz="0" w:space="0" w:color="auto"/>
        <w:right w:val="none" w:sz="0" w:space="0" w:color="auto"/>
      </w:divBdr>
    </w:div>
    <w:div w:id="203717126">
      <w:bodyDiv w:val="1"/>
      <w:marLeft w:val="0"/>
      <w:marRight w:val="0"/>
      <w:marTop w:val="0"/>
      <w:marBottom w:val="0"/>
      <w:divBdr>
        <w:top w:val="none" w:sz="0" w:space="0" w:color="auto"/>
        <w:left w:val="none" w:sz="0" w:space="0" w:color="auto"/>
        <w:bottom w:val="none" w:sz="0" w:space="0" w:color="auto"/>
        <w:right w:val="none" w:sz="0" w:space="0" w:color="auto"/>
      </w:divBdr>
    </w:div>
    <w:div w:id="210960996">
      <w:bodyDiv w:val="1"/>
      <w:marLeft w:val="0"/>
      <w:marRight w:val="0"/>
      <w:marTop w:val="0"/>
      <w:marBottom w:val="0"/>
      <w:divBdr>
        <w:top w:val="none" w:sz="0" w:space="0" w:color="auto"/>
        <w:left w:val="none" w:sz="0" w:space="0" w:color="auto"/>
        <w:bottom w:val="none" w:sz="0" w:space="0" w:color="auto"/>
        <w:right w:val="none" w:sz="0" w:space="0" w:color="auto"/>
      </w:divBdr>
      <w:divsChild>
        <w:div w:id="705527343">
          <w:marLeft w:val="0"/>
          <w:marRight w:val="0"/>
          <w:marTop w:val="0"/>
          <w:marBottom w:val="0"/>
          <w:divBdr>
            <w:top w:val="none" w:sz="0" w:space="0" w:color="auto"/>
            <w:left w:val="none" w:sz="0" w:space="0" w:color="auto"/>
            <w:bottom w:val="none" w:sz="0" w:space="0" w:color="auto"/>
            <w:right w:val="none" w:sz="0" w:space="0" w:color="auto"/>
          </w:divBdr>
          <w:divsChild>
            <w:div w:id="1200506609">
              <w:marLeft w:val="0"/>
              <w:marRight w:val="0"/>
              <w:marTop w:val="0"/>
              <w:marBottom w:val="0"/>
              <w:divBdr>
                <w:top w:val="none" w:sz="0" w:space="0" w:color="auto"/>
                <w:left w:val="none" w:sz="0" w:space="0" w:color="auto"/>
                <w:bottom w:val="none" w:sz="0" w:space="0" w:color="auto"/>
                <w:right w:val="none" w:sz="0" w:space="0" w:color="auto"/>
              </w:divBdr>
              <w:divsChild>
                <w:div w:id="108600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4143">
      <w:bodyDiv w:val="1"/>
      <w:marLeft w:val="0"/>
      <w:marRight w:val="0"/>
      <w:marTop w:val="0"/>
      <w:marBottom w:val="0"/>
      <w:divBdr>
        <w:top w:val="none" w:sz="0" w:space="0" w:color="auto"/>
        <w:left w:val="none" w:sz="0" w:space="0" w:color="auto"/>
        <w:bottom w:val="none" w:sz="0" w:space="0" w:color="auto"/>
        <w:right w:val="none" w:sz="0" w:space="0" w:color="auto"/>
      </w:divBdr>
      <w:divsChild>
        <w:div w:id="620259602">
          <w:marLeft w:val="0"/>
          <w:marRight w:val="0"/>
          <w:marTop w:val="0"/>
          <w:marBottom w:val="0"/>
          <w:divBdr>
            <w:top w:val="none" w:sz="0" w:space="0" w:color="auto"/>
            <w:left w:val="none" w:sz="0" w:space="0" w:color="auto"/>
            <w:bottom w:val="none" w:sz="0" w:space="0" w:color="auto"/>
            <w:right w:val="none" w:sz="0" w:space="0" w:color="auto"/>
          </w:divBdr>
          <w:divsChild>
            <w:div w:id="1138762025">
              <w:marLeft w:val="0"/>
              <w:marRight w:val="0"/>
              <w:marTop w:val="0"/>
              <w:marBottom w:val="0"/>
              <w:divBdr>
                <w:top w:val="none" w:sz="0" w:space="0" w:color="auto"/>
                <w:left w:val="none" w:sz="0" w:space="0" w:color="auto"/>
                <w:bottom w:val="none" w:sz="0" w:space="0" w:color="auto"/>
                <w:right w:val="none" w:sz="0" w:space="0" w:color="auto"/>
              </w:divBdr>
              <w:divsChild>
                <w:div w:id="693654165">
                  <w:marLeft w:val="0"/>
                  <w:marRight w:val="0"/>
                  <w:marTop w:val="0"/>
                  <w:marBottom w:val="0"/>
                  <w:divBdr>
                    <w:top w:val="none" w:sz="0" w:space="0" w:color="auto"/>
                    <w:left w:val="none" w:sz="0" w:space="0" w:color="auto"/>
                    <w:bottom w:val="none" w:sz="0" w:space="0" w:color="auto"/>
                    <w:right w:val="none" w:sz="0" w:space="0" w:color="auto"/>
                  </w:divBdr>
                  <w:divsChild>
                    <w:div w:id="142287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2984344">
      <w:bodyDiv w:val="1"/>
      <w:marLeft w:val="0"/>
      <w:marRight w:val="0"/>
      <w:marTop w:val="0"/>
      <w:marBottom w:val="0"/>
      <w:divBdr>
        <w:top w:val="none" w:sz="0" w:space="0" w:color="auto"/>
        <w:left w:val="none" w:sz="0" w:space="0" w:color="auto"/>
        <w:bottom w:val="none" w:sz="0" w:space="0" w:color="auto"/>
        <w:right w:val="none" w:sz="0" w:space="0" w:color="auto"/>
      </w:divBdr>
    </w:div>
    <w:div w:id="228198561">
      <w:bodyDiv w:val="1"/>
      <w:marLeft w:val="0"/>
      <w:marRight w:val="0"/>
      <w:marTop w:val="0"/>
      <w:marBottom w:val="0"/>
      <w:divBdr>
        <w:top w:val="none" w:sz="0" w:space="0" w:color="auto"/>
        <w:left w:val="none" w:sz="0" w:space="0" w:color="auto"/>
        <w:bottom w:val="none" w:sz="0" w:space="0" w:color="auto"/>
        <w:right w:val="none" w:sz="0" w:space="0" w:color="auto"/>
      </w:divBdr>
    </w:div>
    <w:div w:id="233207249">
      <w:bodyDiv w:val="1"/>
      <w:marLeft w:val="0"/>
      <w:marRight w:val="0"/>
      <w:marTop w:val="0"/>
      <w:marBottom w:val="0"/>
      <w:divBdr>
        <w:top w:val="none" w:sz="0" w:space="0" w:color="auto"/>
        <w:left w:val="none" w:sz="0" w:space="0" w:color="auto"/>
        <w:bottom w:val="none" w:sz="0" w:space="0" w:color="auto"/>
        <w:right w:val="none" w:sz="0" w:space="0" w:color="auto"/>
      </w:divBdr>
      <w:divsChild>
        <w:div w:id="1068652340">
          <w:marLeft w:val="0"/>
          <w:marRight w:val="0"/>
          <w:marTop w:val="0"/>
          <w:marBottom w:val="0"/>
          <w:divBdr>
            <w:top w:val="none" w:sz="0" w:space="0" w:color="auto"/>
            <w:left w:val="none" w:sz="0" w:space="0" w:color="auto"/>
            <w:bottom w:val="none" w:sz="0" w:space="0" w:color="auto"/>
            <w:right w:val="none" w:sz="0" w:space="0" w:color="auto"/>
          </w:divBdr>
          <w:divsChild>
            <w:div w:id="1986396222">
              <w:marLeft w:val="0"/>
              <w:marRight w:val="0"/>
              <w:marTop w:val="0"/>
              <w:marBottom w:val="0"/>
              <w:divBdr>
                <w:top w:val="none" w:sz="0" w:space="0" w:color="auto"/>
                <w:left w:val="none" w:sz="0" w:space="0" w:color="auto"/>
                <w:bottom w:val="none" w:sz="0" w:space="0" w:color="auto"/>
                <w:right w:val="none" w:sz="0" w:space="0" w:color="auto"/>
              </w:divBdr>
              <w:divsChild>
                <w:div w:id="6606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013993">
      <w:bodyDiv w:val="1"/>
      <w:marLeft w:val="0"/>
      <w:marRight w:val="0"/>
      <w:marTop w:val="0"/>
      <w:marBottom w:val="0"/>
      <w:divBdr>
        <w:top w:val="none" w:sz="0" w:space="0" w:color="auto"/>
        <w:left w:val="none" w:sz="0" w:space="0" w:color="auto"/>
        <w:bottom w:val="none" w:sz="0" w:space="0" w:color="auto"/>
        <w:right w:val="none" w:sz="0" w:space="0" w:color="auto"/>
      </w:divBdr>
      <w:divsChild>
        <w:div w:id="317655117">
          <w:marLeft w:val="0"/>
          <w:marRight w:val="0"/>
          <w:marTop w:val="0"/>
          <w:marBottom w:val="0"/>
          <w:divBdr>
            <w:top w:val="none" w:sz="0" w:space="0" w:color="auto"/>
            <w:left w:val="none" w:sz="0" w:space="0" w:color="auto"/>
            <w:bottom w:val="none" w:sz="0" w:space="0" w:color="auto"/>
            <w:right w:val="none" w:sz="0" w:space="0" w:color="auto"/>
          </w:divBdr>
          <w:divsChild>
            <w:div w:id="86729031">
              <w:marLeft w:val="0"/>
              <w:marRight w:val="0"/>
              <w:marTop w:val="0"/>
              <w:marBottom w:val="0"/>
              <w:divBdr>
                <w:top w:val="none" w:sz="0" w:space="0" w:color="auto"/>
                <w:left w:val="none" w:sz="0" w:space="0" w:color="auto"/>
                <w:bottom w:val="none" w:sz="0" w:space="0" w:color="auto"/>
                <w:right w:val="none" w:sz="0" w:space="0" w:color="auto"/>
              </w:divBdr>
              <w:divsChild>
                <w:div w:id="178592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320631">
      <w:bodyDiv w:val="1"/>
      <w:marLeft w:val="0"/>
      <w:marRight w:val="0"/>
      <w:marTop w:val="0"/>
      <w:marBottom w:val="0"/>
      <w:divBdr>
        <w:top w:val="none" w:sz="0" w:space="0" w:color="auto"/>
        <w:left w:val="none" w:sz="0" w:space="0" w:color="auto"/>
        <w:bottom w:val="none" w:sz="0" w:space="0" w:color="auto"/>
        <w:right w:val="none" w:sz="0" w:space="0" w:color="auto"/>
      </w:divBdr>
      <w:divsChild>
        <w:div w:id="533079470">
          <w:marLeft w:val="0"/>
          <w:marRight w:val="0"/>
          <w:marTop w:val="0"/>
          <w:marBottom w:val="0"/>
          <w:divBdr>
            <w:top w:val="none" w:sz="0" w:space="0" w:color="auto"/>
            <w:left w:val="none" w:sz="0" w:space="0" w:color="auto"/>
            <w:bottom w:val="none" w:sz="0" w:space="0" w:color="auto"/>
            <w:right w:val="none" w:sz="0" w:space="0" w:color="auto"/>
          </w:divBdr>
          <w:divsChild>
            <w:div w:id="1528179883">
              <w:marLeft w:val="0"/>
              <w:marRight w:val="0"/>
              <w:marTop w:val="0"/>
              <w:marBottom w:val="0"/>
              <w:divBdr>
                <w:top w:val="none" w:sz="0" w:space="0" w:color="auto"/>
                <w:left w:val="none" w:sz="0" w:space="0" w:color="auto"/>
                <w:bottom w:val="none" w:sz="0" w:space="0" w:color="auto"/>
                <w:right w:val="none" w:sz="0" w:space="0" w:color="auto"/>
              </w:divBdr>
              <w:divsChild>
                <w:div w:id="41952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562355">
      <w:bodyDiv w:val="1"/>
      <w:marLeft w:val="0"/>
      <w:marRight w:val="0"/>
      <w:marTop w:val="0"/>
      <w:marBottom w:val="0"/>
      <w:divBdr>
        <w:top w:val="none" w:sz="0" w:space="0" w:color="auto"/>
        <w:left w:val="none" w:sz="0" w:space="0" w:color="auto"/>
        <w:bottom w:val="none" w:sz="0" w:space="0" w:color="auto"/>
        <w:right w:val="none" w:sz="0" w:space="0" w:color="auto"/>
      </w:divBdr>
      <w:divsChild>
        <w:div w:id="1639065246">
          <w:marLeft w:val="0"/>
          <w:marRight w:val="0"/>
          <w:marTop w:val="0"/>
          <w:marBottom w:val="0"/>
          <w:divBdr>
            <w:top w:val="none" w:sz="0" w:space="0" w:color="auto"/>
            <w:left w:val="none" w:sz="0" w:space="0" w:color="auto"/>
            <w:bottom w:val="none" w:sz="0" w:space="0" w:color="auto"/>
            <w:right w:val="none" w:sz="0" w:space="0" w:color="auto"/>
          </w:divBdr>
          <w:divsChild>
            <w:div w:id="3562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5210">
      <w:bodyDiv w:val="1"/>
      <w:marLeft w:val="0"/>
      <w:marRight w:val="0"/>
      <w:marTop w:val="0"/>
      <w:marBottom w:val="0"/>
      <w:divBdr>
        <w:top w:val="none" w:sz="0" w:space="0" w:color="auto"/>
        <w:left w:val="none" w:sz="0" w:space="0" w:color="auto"/>
        <w:bottom w:val="none" w:sz="0" w:space="0" w:color="auto"/>
        <w:right w:val="none" w:sz="0" w:space="0" w:color="auto"/>
      </w:divBdr>
    </w:div>
    <w:div w:id="270824493">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5">
          <w:marLeft w:val="0"/>
          <w:marRight w:val="0"/>
          <w:marTop w:val="0"/>
          <w:marBottom w:val="0"/>
          <w:divBdr>
            <w:top w:val="none" w:sz="0" w:space="0" w:color="auto"/>
            <w:left w:val="none" w:sz="0" w:space="0" w:color="auto"/>
            <w:bottom w:val="none" w:sz="0" w:space="0" w:color="auto"/>
            <w:right w:val="none" w:sz="0" w:space="0" w:color="auto"/>
          </w:divBdr>
          <w:divsChild>
            <w:div w:id="352001733">
              <w:marLeft w:val="0"/>
              <w:marRight w:val="0"/>
              <w:marTop w:val="0"/>
              <w:marBottom w:val="0"/>
              <w:divBdr>
                <w:top w:val="none" w:sz="0" w:space="0" w:color="auto"/>
                <w:left w:val="none" w:sz="0" w:space="0" w:color="auto"/>
                <w:bottom w:val="none" w:sz="0" w:space="0" w:color="auto"/>
                <w:right w:val="none" w:sz="0" w:space="0" w:color="auto"/>
              </w:divBdr>
              <w:divsChild>
                <w:div w:id="441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985278">
      <w:bodyDiv w:val="1"/>
      <w:marLeft w:val="0"/>
      <w:marRight w:val="0"/>
      <w:marTop w:val="0"/>
      <w:marBottom w:val="0"/>
      <w:divBdr>
        <w:top w:val="none" w:sz="0" w:space="0" w:color="auto"/>
        <w:left w:val="none" w:sz="0" w:space="0" w:color="auto"/>
        <w:bottom w:val="none" w:sz="0" w:space="0" w:color="auto"/>
        <w:right w:val="none" w:sz="0" w:space="0" w:color="auto"/>
      </w:divBdr>
    </w:div>
    <w:div w:id="280185699">
      <w:bodyDiv w:val="1"/>
      <w:marLeft w:val="0"/>
      <w:marRight w:val="0"/>
      <w:marTop w:val="0"/>
      <w:marBottom w:val="0"/>
      <w:divBdr>
        <w:top w:val="none" w:sz="0" w:space="0" w:color="auto"/>
        <w:left w:val="none" w:sz="0" w:space="0" w:color="auto"/>
        <w:bottom w:val="none" w:sz="0" w:space="0" w:color="auto"/>
        <w:right w:val="none" w:sz="0" w:space="0" w:color="auto"/>
      </w:divBdr>
      <w:divsChild>
        <w:div w:id="2091845536">
          <w:marLeft w:val="0"/>
          <w:marRight w:val="0"/>
          <w:marTop w:val="0"/>
          <w:marBottom w:val="0"/>
          <w:divBdr>
            <w:top w:val="none" w:sz="0" w:space="0" w:color="auto"/>
            <w:left w:val="none" w:sz="0" w:space="0" w:color="auto"/>
            <w:bottom w:val="none" w:sz="0" w:space="0" w:color="auto"/>
            <w:right w:val="none" w:sz="0" w:space="0" w:color="auto"/>
          </w:divBdr>
          <w:divsChild>
            <w:div w:id="2086608631">
              <w:marLeft w:val="0"/>
              <w:marRight w:val="0"/>
              <w:marTop w:val="0"/>
              <w:marBottom w:val="0"/>
              <w:divBdr>
                <w:top w:val="none" w:sz="0" w:space="0" w:color="auto"/>
                <w:left w:val="none" w:sz="0" w:space="0" w:color="auto"/>
                <w:bottom w:val="none" w:sz="0" w:space="0" w:color="auto"/>
                <w:right w:val="none" w:sz="0" w:space="0" w:color="auto"/>
              </w:divBdr>
              <w:divsChild>
                <w:div w:id="172918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248335">
      <w:bodyDiv w:val="1"/>
      <w:marLeft w:val="0"/>
      <w:marRight w:val="0"/>
      <w:marTop w:val="0"/>
      <w:marBottom w:val="0"/>
      <w:divBdr>
        <w:top w:val="none" w:sz="0" w:space="0" w:color="auto"/>
        <w:left w:val="none" w:sz="0" w:space="0" w:color="auto"/>
        <w:bottom w:val="none" w:sz="0" w:space="0" w:color="auto"/>
        <w:right w:val="none" w:sz="0" w:space="0" w:color="auto"/>
      </w:divBdr>
    </w:div>
    <w:div w:id="291793282">
      <w:bodyDiv w:val="1"/>
      <w:marLeft w:val="0"/>
      <w:marRight w:val="0"/>
      <w:marTop w:val="0"/>
      <w:marBottom w:val="0"/>
      <w:divBdr>
        <w:top w:val="none" w:sz="0" w:space="0" w:color="auto"/>
        <w:left w:val="none" w:sz="0" w:space="0" w:color="auto"/>
        <w:bottom w:val="none" w:sz="0" w:space="0" w:color="auto"/>
        <w:right w:val="none" w:sz="0" w:space="0" w:color="auto"/>
      </w:divBdr>
    </w:div>
    <w:div w:id="298459102">
      <w:bodyDiv w:val="1"/>
      <w:marLeft w:val="0"/>
      <w:marRight w:val="0"/>
      <w:marTop w:val="0"/>
      <w:marBottom w:val="0"/>
      <w:divBdr>
        <w:top w:val="none" w:sz="0" w:space="0" w:color="auto"/>
        <w:left w:val="none" w:sz="0" w:space="0" w:color="auto"/>
        <w:bottom w:val="none" w:sz="0" w:space="0" w:color="auto"/>
        <w:right w:val="none" w:sz="0" w:space="0" w:color="auto"/>
      </w:divBdr>
    </w:div>
    <w:div w:id="298612660">
      <w:bodyDiv w:val="1"/>
      <w:marLeft w:val="0"/>
      <w:marRight w:val="0"/>
      <w:marTop w:val="0"/>
      <w:marBottom w:val="0"/>
      <w:divBdr>
        <w:top w:val="none" w:sz="0" w:space="0" w:color="auto"/>
        <w:left w:val="none" w:sz="0" w:space="0" w:color="auto"/>
        <w:bottom w:val="none" w:sz="0" w:space="0" w:color="auto"/>
        <w:right w:val="none" w:sz="0" w:space="0" w:color="auto"/>
      </w:divBdr>
      <w:divsChild>
        <w:div w:id="675615776">
          <w:marLeft w:val="0"/>
          <w:marRight w:val="0"/>
          <w:marTop w:val="0"/>
          <w:marBottom w:val="0"/>
          <w:divBdr>
            <w:top w:val="none" w:sz="0" w:space="0" w:color="auto"/>
            <w:left w:val="none" w:sz="0" w:space="0" w:color="auto"/>
            <w:bottom w:val="none" w:sz="0" w:space="0" w:color="auto"/>
            <w:right w:val="none" w:sz="0" w:space="0" w:color="auto"/>
          </w:divBdr>
          <w:divsChild>
            <w:div w:id="2110390807">
              <w:marLeft w:val="0"/>
              <w:marRight w:val="0"/>
              <w:marTop w:val="0"/>
              <w:marBottom w:val="0"/>
              <w:divBdr>
                <w:top w:val="none" w:sz="0" w:space="0" w:color="auto"/>
                <w:left w:val="none" w:sz="0" w:space="0" w:color="auto"/>
                <w:bottom w:val="none" w:sz="0" w:space="0" w:color="auto"/>
                <w:right w:val="none" w:sz="0" w:space="0" w:color="auto"/>
              </w:divBdr>
              <w:divsChild>
                <w:div w:id="65768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009118">
      <w:bodyDiv w:val="1"/>
      <w:marLeft w:val="0"/>
      <w:marRight w:val="0"/>
      <w:marTop w:val="0"/>
      <w:marBottom w:val="0"/>
      <w:divBdr>
        <w:top w:val="none" w:sz="0" w:space="0" w:color="auto"/>
        <w:left w:val="none" w:sz="0" w:space="0" w:color="auto"/>
        <w:bottom w:val="none" w:sz="0" w:space="0" w:color="auto"/>
        <w:right w:val="none" w:sz="0" w:space="0" w:color="auto"/>
      </w:divBdr>
    </w:div>
    <w:div w:id="306129197">
      <w:bodyDiv w:val="1"/>
      <w:marLeft w:val="0"/>
      <w:marRight w:val="0"/>
      <w:marTop w:val="0"/>
      <w:marBottom w:val="0"/>
      <w:divBdr>
        <w:top w:val="none" w:sz="0" w:space="0" w:color="auto"/>
        <w:left w:val="none" w:sz="0" w:space="0" w:color="auto"/>
        <w:bottom w:val="none" w:sz="0" w:space="0" w:color="auto"/>
        <w:right w:val="none" w:sz="0" w:space="0" w:color="auto"/>
      </w:divBdr>
      <w:divsChild>
        <w:div w:id="1184054707">
          <w:marLeft w:val="0"/>
          <w:marRight w:val="0"/>
          <w:marTop w:val="0"/>
          <w:marBottom w:val="0"/>
          <w:divBdr>
            <w:top w:val="none" w:sz="0" w:space="0" w:color="auto"/>
            <w:left w:val="none" w:sz="0" w:space="0" w:color="auto"/>
            <w:bottom w:val="none" w:sz="0" w:space="0" w:color="auto"/>
            <w:right w:val="none" w:sz="0" w:space="0" w:color="auto"/>
          </w:divBdr>
          <w:divsChild>
            <w:div w:id="429087382">
              <w:marLeft w:val="0"/>
              <w:marRight w:val="0"/>
              <w:marTop w:val="0"/>
              <w:marBottom w:val="0"/>
              <w:divBdr>
                <w:top w:val="none" w:sz="0" w:space="0" w:color="auto"/>
                <w:left w:val="none" w:sz="0" w:space="0" w:color="auto"/>
                <w:bottom w:val="none" w:sz="0" w:space="0" w:color="auto"/>
                <w:right w:val="none" w:sz="0" w:space="0" w:color="auto"/>
              </w:divBdr>
              <w:divsChild>
                <w:div w:id="117402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947201">
      <w:bodyDiv w:val="1"/>
      <w:marLeft w:val="0"/>
      <w:marRight w:val="0"/>
      <w:marTop w:val="0"/>
      <w:marBottom w:val="0"/>
      <w:divBdr>
        <w:top w:val="none" w:sz="0" w:space="0" w:color="auto"/>
        <w:left w:val="none" w:sz="0" w:space="0" w:color="auto"/>
        <w:bottom w:val="none" w:sz="0" w:space="0" w:color="auto"/>
        <w:right w:val="none" w:sz="0" w:space="0" w:color="auto"/>
      </w:divBdr>
      <w:divsChild>
        <w:div w:id="1859614198">
          <w:marLeft w:val="0"/>
          <w:marRight w:val="0"/>
          <w:marTop w:val="0"/>
          <w:marBottom w:val="0"/>
          <w:divBdr>
            <w:top w:val="none" w:sz="0" w:space="0" w:color="auto"/>
            <w:left w:val="none" w:sz="0" w:space="0" w:color="auto"/>
            <w:bottom w:val="none" w:sz="0" w:space="0" w:color="auto"/>
            <w:right w:val="none" w:sz="0" w:space="0" w:color="auto"/>
          </w:divBdr>
          <w:divsChild>
            <w:div w:id="1421366771">
              <w:marLeft w:val="0"/>
              <w:marRight w:val="0"/>
              <w:marTop w:val="0"/>
              <w:marBottom w:val="0"/>
              <w:divBdr>
                <w:top w:val="none" w:sz="0" w:space="0" w:color="auto"/>
                <w:left w:val="none" w:sz="0" w:space="0" w:color="auto"/>
                <w:bottom w:val="none" w:sz="0" w:space="0" w:color="auto"/>
                <w:right w:val="none" w:sz="0" w:space="0" w:color="auto"/>
              </w:divBdr>
              <w:divsChild>
                <w:div w:id="170171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764232">
      <w:bodyDiv w:val="1"/>
      <w:marLeft w:val="0"/>
      <w:marRight w:val="0"/>
      <w:marTop w:val="0"/>
      <w:marBottom w:val="0"/>
      <w:divBdr>
        <w:top w:val="none" w:sz="0" w:space="0" w:color="auto"/>
        <w:left w:val="none" w:sz="0" w:space="0" w:color="auto"/>
        <w:bottom w:val="none" w:sz="0" w:space="0" w:color="auto"/>
        <w:right w:val="none" w:sz="0" w:space="0" w:color="auto"/>
      </w:divBdr>
      <w:divsChild>
        <w:div w:id="1284770684">
          <w:marLeft w:val="0"/>
          <w:marRight w:val="0"/>
          <w:marTop w:val="0"/>
          <w:marBottom w:val="0"/>
          <w:divBdr>
            <w:top w:val="none" w:sz="0" w:space="0" w:color="auto"/>
            <w:left w:val="none" w:sz="0" w:space="0" w:color="auto"/>
            <w:bottom w:val="none" w:sz="0" w:space="0" w:color="auto"/>
            <w:right w:val="none" w:sz="0" w:space="0" w:color="auto"/>
          </w:divBdr>
          <w:divsChild>
            <w:div w:id="889999648">
              <w:marLeft w:val="0"/>
              <w:marRight w:val="0"/>
              <w:marTop w:val="0"/>
              <w:marBottom w:val="0"/>
              <w:divBdr>
                <w:top w:val="none" w:sz="0" w:space="0" w:color="auto"/>
                <w:left w:val="none" w:sz="0" w:space="0" w:color="auto"/>
                <w:bottom w:val="none" w:sz="0" w:space="0" w:color="auto"/>
                <w:right w:val="none" w:sz="0" w:space="0" w:color="auto"/>
              </w:divBdr>
              <w:divsChild>
                <w:div w:id="20462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61518">
      <w:bodyDiv w:val="1"/>
      <w:marLeft w:val="0"/>
      <w:marRight w:val="0"/>
      <w:marTop w:val="0"/>
      <w:marBottom w:val="0"/>
      <w:divBdr>
        <w:top w:val="none" w:sz="0" w:space="0" w:color="auto"/>
        <w:left w:val="none" w:sz="0" w:space="0" w:color="auto"/>
        <w:bottom w:val="none" w:sz="0" w:space="0" w:color="auto"/>
        <w:right w:val="none" w:sz="0" w:space="0" w:color="auto"/>
      </w:divBdr>
    </w:div>
    <w:div w:id="319161552">
      <w:bodyDiv w:val="1"/>
      <w:marLeft w:val="0"/>
      <w:marRight w:val="0"/>
      <w:marTop w:val="0"/>
      <w:marBottom w:val="0"/>
      <w:divBdr>
        <w:top w:val="none" w:sz="0" w:space="0" w:color="auto"/>
        <w:left w:val="none" w:sz="0" w:space="0" w:color="auto"/>
        <w:bottom w:val="none" w:sz="0" w:space="0" w:color="auto"/>
        <w:right w:val="none" w:sz="0" w:space="0" w:color="auto"/>
      </w:divBdr>
    </w:div>
    <w:div w:id="320545593">
      <w:bodyDiv w:val="1"/>
      <w:marLeft w:val="0"/>
      <w:marRight w:val="0"/>
      <w:marTop w:val="0"/>
      <w:marBottom w:val="0"/>
      <w:divBdr>
        <w:top w:val="none" w:sz="0" w:space="0" w:color="auto"/>
        <w:left w:val="none" w:sz="0" w:space="0" w:color="auto"/>
        <w:bottom w:val="none" w:sz="0" w:space="0" w:color="auto"/>
        <w:right w:val="none" w:sz="0" w:space="0" w:color="auto"/>
      </w:divBdr>
    </w:div>
    <w:div w:id="329606699">
      <w:bodyDiv w:val="1"/>
      <w:marLeft w:val="0"/>
      <w:marRight w:val="0"/>
      <w:marTop w:val="0"/>
      <w:marBottom w:val="0"/>
      <w:divBdr>
        <w:top w:val="none" w:sz="0" w:space="0" w:color="auto"/>
        <w:left w:val="none" w:sz="0" w:space="0" w:color="auto"/>
        <w:bottom w:val="none" w:sz="0" w:space="0" w:color="auto"/>
        <w:right w:val="none" w:sz="0" w:space="0" w:color="auto"/>
      </w:divBdr>
    </w:div>
    <w:div w:id="344141055">
      <w:bodyDiv w:val="1"/>
      <w:marLeft w:val="0"/>
      <w:marRight w:val="0"/>
      <w:marTop w:val="0"/>
      <w:marBottom w:val="0"/>
      <w:divBdr>
        <w:top w:val="none" w:sz="0" w:space="0" w:color="auto"/>
        <w:left w:val="none" w:sz="0" w:space="0" w:color="auto"/>
        <w:bottom w:val="none" w:sz="0" w:space="0" w:color="auto"/>
        <w:right w:val="none" w:sz="0" w:space="0" w:color="auto"/>
      </w:divBdr>
    </w:div>
    <w:div w:id="357699080">
      <w:bodyDiv w:val="1"/>
      <w:marLeft w:val="0"/>
      <w:marRight w:val="0"/>
      <w:marTop w:val="0"/>
      <w:marBottom w:val="0"/>
      <w:divBdr>
        <w:top w:val="none" w:sz="0" w:space="0" w:color="auto"/>
        <w:left w:val="none" w:sz="0" w:space="0" w:color="auto"/>
        <w:bottom w:val="none" w:sz="0" w:space="0" w:color="auto"/>
        <w:right w:val="none" w:sz="0" w:space="0" w:color="auto"/>
      </w:divBdr>
    </w:div>
    <w:div w:id="358505025">
      <w:bodyDiv w:val="1"/>
      <w:marLeft w:val="0"/>
      <w:marRight w:val="0"/>
      <w:marTop w:val="0"/>
      <w:marBottom w:val="0"/>
      <w:divBdr>
        <w:top w:val="none" w:sz="0" w:space="0" w:color="auto"/>
        <w:left w:val="none" w:sz="0" w:space="0" w:color="auto"/>
        <w:bottom w:val="none" w:sz="0" w:space="0" w:color="auto"/>
        <w:right w:val="none" w:sz="0" w:space="0" w:color="auto"/>
      </w:divBdr>
    </w:div>
    <w:div w:id="366757871">
      <w:bodyDiv w:val="1"/>
      <w:marLeft w:val="0"/>
      <w:marRight w:val="0"/>
      <w:marTop w:val="0"/>
      <w:marBottom w:val="0"/>
      <w:divBdr>
        <w:top w:val="none" w:sz="0" w:space="0" w:color="auto"/>
        <w:left w:val="none" w:sz="0" w:space="0" w:color="auto"/>
        <w:bottom w:val="none" w:sz="0" w:space="0" w:color="auto"/>
        <w:right w:val="none" w:sz="0" w:space="0" w:color="auto"/>
      </w:divBdr>
      <w:divsChild>
        <w:div w:id="336419470">
          <w:marLeft w:val="0"/>
          <w:marRight w:val="0"/>
          <w:marTop w:val="0"/>
          <w:marBottom w:val="0"/>
          <w:divBdr>
            <w:top w:val="none" w:sz="0" w:space="0" w:color="auto"/>
            <w:left w:val="none" w:sz="0" w:space="0" w:color="auto"/>
            <w:bottom w:val="none" w:sz="0" w:space="0" w:color="auto"/>
            <w:right w:val="none" w:sz="0" w:space="0" w:color="auto"/>
          </w:divBdr>
          <w:divsChild>
            <w:div w:id="585267753">
              <w:marLeft w:val="0"/>
              <w:marRight w:val="0"/>
              <w:marTop w:val="0"/>
              <w:marBottom w:val="0"/>
              <w:divBdr>
                <w:top w:val="none" w:sz="0" w:space="0" w:color="auto"/>
                <w:left w:val="none" w:sz="0" w:space="0" w:color="auto"/>
                <w:bottom w:val="none" w:sz="0" w:space="0" w:color="auto"/>
                <w:right w:val="none" w:sz="0" w:space="0" w:color="auto"/>
              </w:divBdr>
              <w:divsChild>
                <w:div w:id="154051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5725">
      <w:bodyDiv w:val="1"/>
      <w:marLeft w:val="0"/>
      <w:marRight w:val="0"/>
      <w:marTop w:val="0"/>
      <w:marBottom w:val="0"/>
      <w:divBdr>
        <w:top w:val="none" w:sz="0" w:space="0" w:color="auto"/>
        <w:left w:val="none" w:sz="0" w:space="0" w:color="auto"/>
        <w:bottom w:val="none" w:sz="0" w:space="0" w:color="auto"/>
        <w:right w:val="none" w:sz="0" w:space="0" w:color="auto"/>
      </w:divBdr>
      <w:divsChild>
        <w:div w:id="351608454">
          <w:marLeft w:val="0"/>
          <w:marRight w:val="0"/>
          <w:marTop w:val="0"/>
          <w:marBottom w:val="0"/>
          <w:divBdr>
            <w:top w:val="none" w:sz="0" w:space="0" w:color="auto"/>
            <w:left w:val="none" w:sz="0" w:space="0" w:color="auto"/>
            <w:bottom w:val="none" w:sz="0" w:space="0" w:color="auto"/>
            <w:right w:val="none" w:sz="0" w:space="0" w:color="auto"/>
          </w:divBdr>
          <w:divsChild>
            <w:div w:id="611284794">
              <w:marLeft w:val="0"/>
              <w:marRight w:val="0"/>
              <w:marTop w:val="0"/>
              <w:marBottom w:val="0"/>
              <w:divBdr>
                <w:top w:val="none" w:sz="0" w:space="0" w:color="auto"/>
                <w:left w:val="none" w:sz="0" w:space="0" w:color="auto"/>
                <w:bottom w:val="none" w:sz="0" w:space="0" w:color="auto"/>
                <w:right w:val="none" w:sz="0" w:space="0" w:color="auto"/>
              </w:divBdr>
              <w:divsChild>
                <w:div w:id="185344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080858">
      <w:bodyDiv w:val="1"/>
      <w:marLeft w:val="0"/>
      <w:marRight w:val="0"/>
      <w:marTop w:val="0"/>
      <w:marBottom w:val="0"/>
      <w:divBdr>
        <w:top w:val="none" w:sz="0" w:space="0" w:color="auto"/>
        <w:left w:val="none" w:sz="0" w:space="0" w:color="auto"/>
        <w:bottom w:val="none" w:sz="0" w:space="0" w:color="auto"/>
        <w:right w:val="none" w:sz="0" w:space="0" w:color="auto"/>
      </w:divBdr>
      <w:divsChild>
        <w:div w:id="796411379">
          <w:marLeft w:val="0"/>
          <w:marRight w:val="0"/>
          <w:marTop w:val="0"/>
          <w:marBottom w:val="0"/>
          <w:divBdr>
            <w:top w:val="none" w:sz="0" w:space="0" w:color="auto"/>
            <w:left w:val="none" w:sz="0" w:space="0" w:color="auto"/>
            <w:bottom w:val="none" w:sz="0" w:space="0" w:color="auto"/>
            <w:right w:val="none" w:sz="0" w:space="0" w:color="auto"/>
          </w:divBdr>
          <w:divsChild>
            <w:div w:id="702899862">
              <w:marLeft w:val="0"/>
              <w:marRight w:val="0"/>
              <w:marTop w:val="0"/>
              <w:marBottom w:val="0"/>
              <w:divBdr>
                <w:top w:val="none" w:sz="0" w:space="0" w:color="auto"/>
                <w:left w:val="none" w:sz="0" w:space="0" w:color="auto"/>
                <w:bottom w:val="none" w:sz="0" w:space="0" w:color="auto"/>
                <w:right w:val="none" w:sz="0" w:space="0" w:color="auto"/>
              </w:divBdr>
              <w:divsChild>
                <w:div w:id="5058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261733">
      <w:bodyDiv w:val="1"/>
      <w:marLeft w:val="0"/>
      <w:marRight w:val="0"/>
      <w:marTop w:val="0"/>
      <w:marBottom w:val="0"/>
      <w:divBdr>
        <w:top w:val="none" w:sz="0" w:space="0" w:color="auto"/>
        <w:left w:val="none" w:sz="0" w:space="0" w:color="auto"/>
        <w:bottom w:val="none" w:sz="0" w:space="0" w:color="auto"/>
        <w:right w:val="none" w:sz="0" w:space="0" w:color="auto"/>
      </w:divBdr>
    </w:div>
    <w:div w:id="395975146">
      <w:bodyDiv w:val="1"/>
      <w:marLeft w:val="0"/>
      <w:marRight w:val="0"/>
      <w:marTop w:val="0"/>
      <w:marBottom w:val="0"/>
      <w:divBdr>
        <w:top w:val="none" w:sz="0" w:space="0" w:color="auto"/>
        <w:left w:val="none" w:sz="0" w:space="0" w:color="auto"/>
        <w:bottom w:val="none" w:sz="0" w:space="0" w:color="auto"/>
        <w:right w:val="none" w:sz="0" w:space="0" w:color="auto"/>
      </w:divBdr>
      <w:divsChild>
        <w:div w:id="1018583354">
          <w:marLeft w:val="0"/>
          <w:marRight w:val="0"/>
          <w:marTop w:val="0"/>
          <w:marBottom w:val="0"/>
          <w:divBdr>
            <w:top w:val="none" w:sz="0" w:space="0" w:color="auto"/>
            <w:left w:val="none" w:sz="0" w:space="0" w:color="auto"/>
            <w:bottom w:val="none" w:sz="0" w:space="0" w:color="auto"/>
            <w:right w:val="none" w:sz="0" w:space="0" w:color="auto"/>
          </w:divBdr>
          <w:divsChild>
            <w:div w:id="263921798">
              <w:marLeft w:val="0"/>
              <w:marRight w:val="0"/>
              <w:marTop w:val="0"/>
              <w:marBottom w:val="0"/>
              <w:divBdr>
                <w:top w:val="none" w:sz="0" w:space="0" w:color="auto"/>
                <w:left w:val="none" w:sz="0" w:space="0" w:color="auto"/>
                <w:bottom w:val="none" w:sz="0" w:space="0" w:color="auto"/>
                <w:right w:val="none" w:sz="0" w:space="0" w:color="auto"/>
              </w:divBdr>
              <w:divsChild>
                <w:div w:id="164345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295483">
      <w:bodyDiv w:val="1"/>
      <w:marLeft w:val="0"/>
      <w:marRight w:val="0"/>
      <w:marTop w:val="0"/>
      <w:marBottom w:val="0"/>
      <w:divBdr>
        <w:top w:val="none" w:sz="0" w:space="0" w:color="auto"/>
        <w:left w:val="none" w:sz="0" w:space="0" w:color="auto"/>
        <w:bottom w:val="none" w:sz="0" w:space="0" w:color="auto"/>
        <w:right w:val="none" w:sz="0" w:space="0" w:color="auto"/>
      </w:divBdr>
    </w:div>
    <w:div w:id="404881961">
      <w:bodyDiv w:val="1"/>
      <w:marLeft w:val="0"/>
      <w:marRight w:val="0"/>
      <w:marTop w:val="0"/>
      <w:marBottom w:val="0"/>
      <w:divBdr>
        <w:top w:val="none" w:sz="0" w:space="0" w:color="auto"/>
        <w:left w:val="none" w:sz="0" w:space="0" w:color="auto"/>
        <w:bottom w:val="none" w:sz="0" w:space="0" w:color="auto"/>
        <w:right w:val="none" w:sz="0" w:space="0" w:color="auto"/>
      </w:divBdr>
      <w:divsChild>
        <w:div w:id="576788779">
          <w:marLeft w:val="0"/>
          <w:marRight w:val="0"/>
          <w:marTop w:val="0"/>
          <w:marBottom w:val="0"/>
          <w:divBdr>
            <w:top w:val="none" w:sz="0" w:space="0" w:color="auto"/>
            <w:left w:val="none" w:sz="0" w:space="0" w:color="auto"/>
            <w:bottom w:val="none" w:sz="0" w:space="0" w:color="auto"/>
            <w:right w:val="none" w:sz="0" w:space="0" w:color="auto"/>
          </w:divBdr>
          <w:divsChild>
            <w:div w:id="2043088658">
              <w:marLeft w:val="0"/>
              <w:marRight w:val="0"/>
              <w:marTop w:val="0"/>
              <w:marBottom w:val="0"/>
              <w:divBdr>
                <w:top w:val="none" w:sz="0" w:space="0" w:color="auto"/>
                <w:left w:val="none" w:sz="0" w:space="0" w:color="auto"/>
                <w:bottom w:val="none" w:sz="0" w:space="0" w:color="auto"/>
                <w:right w:val="none" w:sz="0" w:space="0" w:color="auto"/>
              </w:divBdr>
              <w:divsChild>
                <w:div w:id="1767336510">
                  <w:marLeft w:val="0"/>
                  <w:marRight w:val="0"/>
                  <w:marTop w:val="0"/>
                  <w:marBottom w:val="0"/>
                  <w:divBdr>
                    <w:top w:val="none" w:sz="0" w:space="0" w:color="auto"/>
                    <w:left w:val="none" w:sz="0" w:space="0" w:color="auto"/>
                    <w:bottom w:val="none" w:sz="0" w:space="0" w:color="auto"/>
                    <w:right w:val="none" w:sz="0" w:space="0" w:color="auto"/>
                  </w:divBdr>
                  <w:divsChild>
                    <w:div w:id="109794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892313">
      <w:bodyDiv w:val="1"/>
      <w:marLeft w:val="0"/>
      <w:marRight w:val="0"/>
      <w:marTop w:val="0"/>
      <w:marBottom w:val="0"/>
      <w:divBdr>
        <w:top w:val="none" w:sz="0" w:space="0" w:color="auto"/>
        <w:left w:val="none" w:sz="0" w:space="0" w:color="auto"/>
        <w:bottom w:val="none" w:sz="0" w:space="0" w:color="auto"/>
        <w:right w:val="none" w:sz="0" w:space="0" w:color="auto"/>
      </w:divBdr>
      <w:divsChild>
        <w:div w:id="645740408">
          <w:marLeft w:val="0"/>
          <w:marRight w:val="0"/>
          <w:marTop w:val="0"/>
          <w:marBottom w:val="0"/>
          <w:divBdr>
            <w:top w:val="none" w:sz="0" w:space="0" w:color="auto"/>
            <w:left w:val="none" w:sz="0" w:space="0" w:color="auto"/>
            <w:bottom w:val="none" w:sz="0" w:space="0" w:color="auto"/>
            <w:right w:val="none" w:sz="0" w:space="0" w:color="auto"/>
          </w:divBdr>
          <w:divsChild>
            <w:div w:id="20484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9794">
      <w:bodyDiv w:val="1"/>
      <w:marLeft w:val="0"/>
      <w:marRight w:val="0"/>
      <w:marTop w:val="0"/>
      <w:marBottom w:val="0"/>
      <w:divBdr>
        <w:top w:val="none" w:sz="0" w:space="0" w:color="auto"/>
        <w:left w:val="none" w:sz="0" w:space="0" w:color="auto"/>
        <w:bottom w:val="none" w:sz="0" w:space="0" w:color="auto"/>
        <w:right w:val="none" w:sz="0" w:space="0" w:color="auto"/>
      </w:divBdr>
    </w:div>
    <w:div w:id="415371862">
      <w:bodyDiv w:val="1"/>
      <w:marLeft w:val="0"/>
      <w:marRight w:val="0"/>
      <w:marTop w:val="0"/>
      <w:marBottom w:val="0"/>
      <w:divBdr>
        <w:top w:val="none" w:sz="0" w:space="0" w:color="auto"/>
        <w:left w:val="none" w:sz="0" w:space="0" w:color="auto"/>
        <w:bottom w:val="none" w:sz="0" w:space="0" w:color="auto"/>
        <w:right w:val="none" w:sz="0" w:space="0" w:color="auto"/>
      </w:divBdr>
    </w:div>
    <w:div w:id="416825718">
      <w:bodyDiv w:val="1"/>
      <w:marLeft w:val="0"/>
      <w:marRight w:val="0"/>
      <w:marTop w:val="0"/>
      <w:marBottom w:val="0"/>
      <w:divBdr>
        <w:top w:val="none" w:sz="0" w:space="0" w:color="auto"/>
        <w:left w:val="none" w:sz="0" w:space="0" w:color="auto"/>
        <w:bottom w:val="none" w:sz="0" w:space="0" w:color="auto"/>
        <w:right w:val="none" w:sz="0" w:space="0" w:color="auto"/>
      </w:divBdr>
    </w:div>
    <w:div w:id="416947318">
      <w:bodyDiv w:val="1"/>
      <w:marLeft w:val="0"/>
      <w:marRight w:val="0"/>
      <w:marTop w:val="0"/>
      <w:marBottom w:val="0"/>
      <w:divBdr>
        <w:top w:val="none" w:sz="0" w:space="0" w:color="auto"/>
        <w:left w:val="none" w:sz="0" w:space="0" w:color="auto"/>
        <w:bottom w:val="none" w:sz="0" w:space="0" w:color="auto"/>
        <w:right w:val="none" w:sz="0" w:space="0" w:color="auto"/>
      </w:divBdr>
    </w:div>
    <w:div w:id="426005240">
      <w:bodyDiv w:val="1"/>
      <w:marLeft w:val="0"/>
      <w:marRight w:val="0"/>
      <w:marTop w:val="0"/>
      <w:marBottom w:val="0"/>
      <w:divBdr>
        <w:top w:val="none" w:sz="0" w:space="0" w:color="auto"/>
        <w:left w:val="none" w:sz="0" w:space="0" w:color="auto"/>
        <w:bottom w:val="none" w:sz="0" w:space="0" w:color="auto"/>
        <w:right w:val="none" w:sz="0" w:space="0" w:color="auto"/>
      </w:divBdr>
      <w:divsChild>
        <w:div w:id="41289185">
          <w:marLeft w:val="0"/>
          <w:marRight w:val="0"/>
          <w:marTop w:val="0"/>
          <w:marBottom w:val="0"/>
          <w:divBdr>
            <w:top w:val="none" w:sz="0" w:space="0" w:color="auto"/>
            <w:left w:val="none" w:sz="0" w:space="0" w:color="auto"/>
            <w:bottom w:val="none" w:sz="0" w:space="0" w:color="auto"/>
            <w:right w:val="none" w:sz="0" w:space="0" w:color="auto"/>
          </w:divBdr>
          <w:divsChild>
            <w:div w:id="980771076">
              <w:marLeft w:val="0"/>
              <w:marRight w:val="0"/>
              <w:marTop w:val="0"/>
              <w:marBottom w:val="0"/>
              <w:divBdr>
                <w:top w:val="none" w:sz="0" w:space="0" w:color="auto"/>
                <w:left w:val="none" w:sz="0" w:space="0" w:color="auto"/>
                <w:bottom w:val="none" w:sz="0" w:space="0" w:color="auto"/>
                <w:right w:val="none" w:sz="0" w:space="0" w:color="auto"/>
              </w:divBdr>
              <w:divsChild>
                <w:div w:id="21463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127548">
      <w:bodyDiv w:val="1"/>
      <w:marLeft w:val="0"/>
      <w:marRight w:val="0"/>
      <w:marTop w:val="0"/>
      <w:marBottom w:val="0"/>
      <w:divBdr>
        <w:top w:val="none" w:sz="0" w:space="0" w:color="auto"/>
        <w:left w:val="none" w:sz="0" w:space="0" w:color="auto"/>
        <w:bottom w:val="none" w:sz="0" w:space="0" w:color="auto"/>
        <w:right w:val="none" w:sz="0" w:space="0" w:color="auto"/>
      </w:divBdr>
      <w:divsChild>
        <w:div w:id="1784887461">
          <w:marLeft w:val="0"/>
          <w:marRight w:val="0"/>
          <w:marTop w:val="0"/>
          <w:marBottom w:val="0"/>
          <w:divBdr>
            <w:top w:val="none" w:sz="0" w:space="0" w:color="auto"/>
            <w:left w:val="none" w:sz="0" w:space="0" w:color="auto"/>
            <w:bottom w:val="none" w:sz="0" w:space="0" w:color="auto"/>
            <w:right w:val="none" w:sz="0" w:space="0" w:color="auto"/>
          </w:divBdr>
          <w:divsChild>
            <w:div w:id="1342585232">
              <w:marLeft w:val="0"/>
              <w:marRight w:val="0"/>
              <w:marTop w:val="0"/>
              <w:marBottom w:val="0"/>
              <w:divBdr>
                <w:top w:val="none" w:sz="0" w:space="0" w:color="auto"/>
                <w:left w:val="none" w:sz="0" w:space="0" w:color="auto"/>
                <w:bottom w:val="none" w:sz="0" w:space="0" w:color="auto"/>
                <w:right w:val="none" w:sz="0" w:space="0" w:color="auto"/>
              </w:divBdr>
              <w:divsChild>
                <w:div w:id="178037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4982">
      <w:bodyDiv w:val="1"/>
      <w:marLeft w:val="0"/>
      <w:marRight w:val="0"/>
      <w:marTop w:val="0"/>
      <w:marBottom w:val="0"/>
      <w:divBdr>
        <w:top w:val="none" w:sz="0" w:space="0" w:color="auto"/>
        <w:left w:val="none" w:sz="0" w:space="0" w:color="auto"/>
        <w:bottom w:val="none" w:sz="0" w:space="0" w:color="auto"/>
        <w:right w:val="none" w:sz="0" w:space="0" w:color="auto"/>
      </w:divBdr>
    </w:div>
    <w:div w:id="463235706">
      <w:bodyDiv w:val="1"/>
      <w:marLeft w:val="0"/>
      <w:marRight w:val="0"/>
      <w:marTop w:val="0"/>
      <w:marBottom w:val="0"/>
      <w:divBdr>
        <w:top w:val="none" w:sz="0" w:space="0" w:color="auto"/>
        <w:left w:val="none" w:sz="0" w:space="0" w:color="auto"/>
        <w:bottom w:val="none" w:sz="0" w:space="0" w:color="auto"/>
        <w:right w:val="none" w:sz="0" w:space="0" w:color="auto"/>
      </w:divBdr>
      <w:divsChild>
        <w:div w:id="1318076688">
          <w:marLeft w:val="0"/>
          <w:marRight w:val="0"/>
          <w:marTop w:val="0"/>
          <w:marBottom w:val="0"/>
          <w:divBdr>
            <w:top w:val="none" w:sz="0" w:space="0" w:color="auto"/>
            <w:left w:val="none" w:sz="0" w:space="0" w:color="auto"/>
            <w:bottom w:val="none" w:sz="0" w:space="0" w:color="auto"/>
            <w:right w:val="none" w:sz="0" w:space="0" w:color="auto"/>
          </w:divBdr>
          <w:divsChild>
            <w:div w:id="924413008">
              <w:marLeft w:val="0"/>
              <w:marRight w:val="0"/>
              <w:marTop w:val="0"/>
              <w:marBottom w:val="0"/>
              <w:divBdr>
                <w:top w:val="none" w:sz="0" w:space="0" w:color="auto"/>
                <w:left w:val="none" w:sz="0" w:space="0" w:color="auto"/>
                <w:bottom w:val="none" w:sz="0" w:space="0" w:color="auto"/>
                <w:right w:val="none" w:sz="0" w:space="0" w:color="auto"/>
              </w:divBdr>
              <w:divsChild>
                <w:div w:id="84177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8373">
      <w:bodyDiv w:val="1"/>
      <w:marLeft w:val="0"/>
      <w:marRight w:val="0"/>
      <w:marTop w:val="0"/>
      <w:marBottom w:val="0"/>
      <w:divBdr>
        <w:top w:val="none" w:sz="0" w:space="0" w:color="auto"/>
        <w:left w:val="none" w:sz="0" w:space="0" w:color="auto"/>
        <w:bottom w:val="none" w:sz="0" w:space="0" w:color="auto"/>
        <w:right w:val="none" w:sz="0" w:space="0" w:color="auto"/>
      </w:divBdr>
    </w:div>
    <w:div w:id="465590090">
      <w:bodyDiv w:val="1"/>
      <w:marLeft w:val="0"/>
      <w:marRight w:val="0"/>
      <w:marTop w:val="0"/>
      <w:marBottom w:val="0"/>
      <w:divBdr>
        <w:top w:val="none" w:sz="0" w:space="0" w:color="auto"/>
        <w:left w:val="none" w:sz="0" w:space="0" w:color="auto"/>
        <w:bottom w:val="none" w:sz="0" w:space="0" w:color="auto"/>
        <w:right w:val="none" w:sz="0" w:space="0" w:color="auto"/>
      </w:divBdr>
      <w:divsChild>
        <w:div w:id="2010676289">
          <w:marLeft w:val="0"/>
          <w:marRight w:val="0"/>
          <w:marTop w:val="0"/>
          <w:marBottom w:val="0"/>
          <w:divBdr>
            <w:top w:val="none" w:sz="0" w:space="0" w:color="auto"/>
            <w:left w:val="none" w:sz="0" w:space="0" w:color="auto"/>
            <w:bottom w:val="none" w:sz="0" w:space="0" w:color="auto"/>
            <w:right w:val="none" w:sz="0" w:space="0" w:color="auto"/>
          </w:divBdr>
        </w:div>
        <w:div w:id="805202635">
          <w:marLeft w:val="0"/>
          <w:marRight w:val="0"/>
          <w:marTop w:val="0"/>
          <w:marBottom w:val="0"/>
          <w:divBdr>
            <w:top w:val="none" w:sz="0" w:space="0" w:color="auto"/>
            <w:left w:val="none" w:sz="0" w:space="0" w:color="auto"/>
            <w:bottom w:val="none" w:sz="0" w:space="0" w:color="auto"/>
            <w:right w:val="none" w:sz="0" w:space="0" w:color="auto"/>
          </w:divBdr>
          <w:divsChild>
            <w:div w:id="569732789">
              <w:marLeft w:val="0"/>
              <w:marRight w:val="0"/>
              <w:marTop w:val="0"/>
              <w:marBottom w:val="0"/>
              <w:divBdr>
                <w:top w:val="none" w:sz="0" w:space="0" w:color="auto"/>
                <w:left w:val="none" w:sz="0" w:space="0" w:color="auto"/>
                <w:bottom w:val="none" w:sz="0" w:space="0" w:color="auto"/>
                <w:right w:val="none" w:sz="0" w:space="0" w:color="auto"/>
              </w:divBdr>
              <w:divsChild>
                <w:div w:id="210472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670702">
      <w:bodyDiv w:val="1"/>
      <w:marLeft w:val="0"/>
      <w:marRight w:val="0"/>
      <w:marTop w:val="0"/>
      <w:marBottom w:val="0"/>
      <w:divBdr>
        <w:top w:val="none" w:sz="0" w:space="0" w:color="auto"/>
        <w:left w:val="none" w:sz="0" w:space="0" w:color="auto"/>
        <w:bottom w:val="none" w:sz="0" w:space="0" w:color="auto"/>
        <w:right w:val="none" w:sz="0" w:space="0" w:color="auto"/>
      </w:divBdr>
      <w:divsChild>
        <w:div w:id="1135367715">
          <w:marLeft w:val="0"/>
          <w:marRight w:val="0"/>
          <w:marTop w:val="0"/>
          <w:marBottom w:val="0"/>
          <w:divBdr>
            <w:top w:val="none" w:sz="0" w:space="0" w:color="auto"/>
            <w:left w:val="none" w:sz="0" w:space="0" w:color="auto"/>
            <w:bottom w:val="none" w:sz="0" w:space="0" w:color="auto"/>
            <w:right w:val="none" w:sz="0" w:space="0" w:color="auto"/>
          </w:divBdr>
          <w:divsChild>
            <w:div w:id="1822695965">
              <w:marLeft w:val="0"/>
              <w:marRight w:val="0"/>
              <w:marTop w:val="0"/>
              <w:marBottom w:val="0"/>
              <w:divBdr>
                <w:top w:val="none" w:sz="0" w:space="0" w:color="auto"/>
                <w:left w:val="none" w:sz="0" w:space="0" w:color="auto"/>
                <w:bottom w:val="none" w:sz="0" w:space="0" w:color="auto"/>
                <w:right w:val="none" w:sz="0" w:space="0" w:color="auto"/>
              </w:divBdr>
              <w:divsChild>
                <w:div w:id="16869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92364">
      <w:bodyDiv w:val="1"/>
      <w:marLeft w:val="0"/>
      <w:marRight w:val="0"/>
      <w:marTop w:val="0"/>
      <w:marBottom w:val="0"/>
      <w:divBdr>
        <w:top w:val="none" w:sz="0" w:space="0" w:color="auto"/>
        <w:left w:val="none" w:sz="0" w:space="0" w:color="auto"/>
        <w:bottom w:val="none" w:sz="0" w:space="0" w:color="auto"/>
        <w:right w:val="none" w:sz="0" w:space="0" w:color="auto"/>
      </w:divBdr>
    </w:div>
    <w:div w:id="476840344">
      <w:bodyDiv w:val="1"/>
      <w:marLeft w:val="0"/>
      <w:marRight w:val="0"/>
      <w:marTop w:val="0"/>
      <w:marBottom w:val="0"/>
      <w:divBdr>
        <w:top w:val="none" w:sz="0" w:space="0" w:color="auto"/>
        <w:left w:val="none" w:sz="0" w:space="0" w:color="auto"/>
        <w:bottom w:val="none" w:sz="0" w:space="0" w:color="auto"/>
        <w:right w:val="none" w:sz="0" w:space="0" w:color="auto"/>
      </w:divBdr>
      <w:divsChild>
        <w:div w:id="1448893487">
          <w:marLeft w:val="0"/>
          <w:marRight w:val="0"/>
          <w:marTop w:val="0"/>
          <w:marBottom w:val="0"/>
          <w:divBdr>
            <w:top w:val="none" w:sz="0" w:space="0" w:color="auto"/>
            <w:left w:val="none" w:sz="0" w:space="0" w:color="auto"/>
            <w:bottom w:val="none" w:sz="0" w:space="0" w:color="auto"/>
            <w:right w:val="none" w:sz="0" w:space="0" w:color="auto"/>
          </w:divBdr>
          <w:divsChild>
            <w:div w:id="1413308575">
              <w:marLeft w:val="0"/>
              <w:marRight w:val="0"/>
              <w:marTop w:val="0"/>
              <w:marBottom w:val="0"/>
              <w:divBdr>
                <w:top w:val="none" w:sz="0" w:space="0" w:color="auto"/>
                <w:left w:val="none" w:sz="0" w:space="0" w:color="auto"/>
                <w:bottom w:val="none" w:sz="0" w:space="0" w:color="auto"/>
                <w:right w:val="none" w:sz="0" w:space="0" w:color="auto"/>
              </w:divBdr>
              <w:divsChild>
                <w:div w:id="147367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440682">
      <w:bodyDiv w:val="1"/>
      <w:marLeft w:val="0"/>
      <w:marRight w:val="0"/>
      <w:marTop w:val="0"/>
      <w:marBottom w:val="0"/>
      <w:divBdr>
        <w:top w:val="none" w:sz="0" w:space="0" w:color="auto"/>
        <w:left w:val="none" w:sz="0" w:space="0" w:color="auto"/>
        <w:bottom w:val="none" w:sz="0" w:space="0" w:color="auto"/>
        <w:right w:val="none" w:sz="0" w:space="0" w:color="auto"/>
      </w:divBdr>
      <w:divsChild>
        <w:div w:id="1418288806">
          <w:marLeft w:val="0"/>
          <w:marRight w:val="0"/>
          <w:marTop w:val="0"/>
          <w:marBottom w:val="0"/>
          <w:divBdr>
            <w:top w:val="none" w:sz="0" w:space="0" w:color="auto"/>
            <w:left w:val="none" w:sz="0" w:space="0" w:color="auto"/>
            <w:bottom w:val="none" w:sz="0" w:space="0" w:color="auto"/>
            <w:right w:val="none" w:sz="0" w:space="0" w:color="auto"/>
          </w:divBdr>
          <w:divsChild>
            <w:div w:id="1650020006">
              <w:marLeft w:val="0"/>
              <w:marRight w:val="0"/>
              <w:marTop w:val="0"/>
              <w:marBottom w:val="0"/>
              <w:divBdr>
                <w:top w:val="none" w:sz="0" w:space="0" w:color="auto"/>
                <w:left w:val="none" w:sz="0" w:space="0" w:color="auto"/>
                <w:bottom w:val="none" w:sz="0" w:space="0" w:color="auto"/>
                <w:right w:val="none" w:sz="0" w:space="0" w:color="auto"/>
              </w:divBdr>
              <w:divsChild>
                <w:div w:id="213694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181881">
      <w:bodyDiv w:val="1"/>
      <w:marLeft w:val="0"/>
      <w:marRight w:val="0"/>
      <w:marTop w:val="0"/>
      <w:marBottom w:val="0"/>
      <w:divBdr>
        <w:top w:val="none" w:sz="0" w:space="0" w:color="auto"/>
        <w:left w:val="none" w:sz="0" w:space="0" w:color="auto"/>
        <w:bottom w:val="none" w:sz="0" w:space="0" w:color="auto"/>
        <w:right w:val="none" w:sz="0" w:space="0" w:color="auto"/>
      </w:divBdr>
    </w:div>
    <w:div w:id="493256170">
      <w:bodyDiv w:val="1"/>
      <w:marLeft w:val="0"/>
      <w:marRight w:val="0"/>
      <w:marTop w:val="0"/>
      <w:marBottom w:val="0"/>
      <w:divBdr>
        <w:top w:val="none" w:sz="0" w:space="0" w:color="auto"/>
        <w:left w:val="none" w:sz="0" w:space="0" w:color="auto"/>
        <w:bottom w:val="none" w:sz="0" w:space="0" w:color="auto"/>
        <w:right w:val="none" w:sz="0" w:space="0" w:color="auto"/>
      </w:divBdr>
    </w:div>
    <w:div w:id="497038897">
      <w:bodyDiv w:val="1"/>
      <w:marLeft w:val="0"/>
      <w:marRight w:val="0"/>
      <w:marTop w:val="0"/>
      <w:marBottom w:val="0"/>
      <w:divBdr>
        <w:top w:val="none" w:sz="0" w:space="0" w:color="auto"/>
        <w:left w:val="none" w:sz="0" w:space="0" w:color="auto"/>
        <w:bottom w:val="none" w:sz="0" w:space="0" w:color="auto"/>
        <w:right w:val="none" w:sz="0" w:space="0" w:color="auto"/>
      </w:divBdr>
      <w:divsChild>
        <w:div w:id="1692221095">
          <w:marLeft w:val="0"/>
          <w:marRight w:val="0"/>
          <w:marTop w:val="0"/>
          <w:marBottom w:val="0"/>
          <w:divBdr>
            <w:top w:val="none" w:sz="0" w:space="0" w:color="auto"/>
            <w:left w:val="none" w:sz="0" w:space="0" w:color="auto"/>
            <w:bottom w:val="none" w:sz="0" w:space="0" w:color="auto"/>
            <w:right w:val="none" w:sz="0" w:space="0" w:color="auto"/>
          </w:divBdr>
          <w:divsChild>
            <w:div w:id="493572017">
              <w:marLeft w:val="0"/>
              <w:marRight w:val="0"/>
              <w:marTop w:val="0"/>
              <w:marBottom w:val="0"/>
              <w:divBdr>
                <w:top w:val="none" w:sz="0" w:space="0" w:color="auto"/>
                <w:left w:val="none" w:sz="0" w:space="0" w:color="auto"/>
                <w:bottom w:val="none" w:sz="0" w:space="0" w:color="auto"/>
                <w:right w:val="none" w:sz="0" w:space="0" w:color="auto"/>
              </w:divBdr>
              <w:divsChild>
                <w:div w:id="156128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809486">
      <w:bodyDiv w:val="1"/>
      <w:marLeft w:val="0"/>
      <w:marRight w:val="0"/>
      <w:marTop w:val="0"/>
      <w:marBottom w:val="0"/>
      <w:divBdr>
        <w:top w:val="none" w:sz="0" w:space="0" w:color="auto"/>
        <w:left w:val="none" w:sz="0" w:space="0" w:color="auto"/>
        <w:bottom w:val="none" w:sz="0" w:space="0" w:color="auto"/>
        <w:right w:val="none" w:sz="0" w:space="0" w:color="auto"/>
      </w:divBdr>
      <w:divsChild>
        <w:div w:id="1939172526">
          <w:marLeft w:val="0"/>
          <w:marRight w:val="0"/>
          <w:marTop w:val="0"/>
          <w:marBottom w:val="0"/>
          <w:divBdr>
            <w:top w:val="none" w:sz="0" w:space="0" w:color="auto"/>
            <w:left w:val="none" w:sz="0" w:space="0" w:color="auto"/>
            <w:bottom w:val="none" w:sz="0" w:space="0" w:color="auto"/>
            <w:right w:val="none" w:sz="0" w:space="0" w:color="auto"/>
          </w:divBdr>
        </w:div>
        <w:div w:id="1609312363">
          <w:marLeft w:val="0"/>
          <w:marRight w:val="0"/>
          <w:marTop w:val="0"/>
          <w:marBottom w:val="0"/>
          <w:divBdr>
            <w:top w:val="none" w:sz="0" w:space="0" w:color="auto"/>
            <w:left w:val="none" w:sz="0" w:space="0" w:color="auto"/>
            <w:bottom w:val="none" w:sz="0" w:space="0" w:color="auto"/>
            <w:right w:val="none" w:sz="0" w:space="0" w:color="auto"/>
          </w:divBdr>
          <w:divsChild>
            <w:div w:id="1733383537">
              <w:marLeft w:val="0"/>
              <w:marRight w:val="0"/>
              <w:marTop w:val="0"/>
              <w:marBottom w:val="0"/>
              <w:divBdr>
                <w:top w:val="none" w:sz="0" w:space="0" w:color="auto"/>
                <w:left w:val="none" w:sz="0" w:space="0" w:color="auto"/>
                <w:bottom w:val="none" w:sz="0" w:space="0" w:color="auto"/>
                <w:right w:val="none" w:sz="0" w:space="0" w:color="auto"/>
              </w:divBdr>
              <w:divsChild>
                <w:div w:id="2065448363">
                  <w:marLeft w:val="0"/>
                  <w:marRight w:val="0"/>
                  <w:marTop w:val="0"/>
                  <w:marBottom w:val="0"/>
                  <w:divBdr>
                    <w:top w:val="none" w:sz="0" w:space="0" w:color="auto"/>
                    <w:left w:val="none" w:sz="0" w:space="0" w:color="auto"/>
                    <w:bottom w:val="none" w:sz="0" w:space="0" w:color="auto"/>
                    <w:right w:val="none" w:sz="0" w:space="0" w:color="auto"/>
                  </w:divBdr>
                  <w:divsChild>
                    <w:div w:id="315190002">
                      <w:marLeft w:val="0"/>
                      <w:marRight w:val="0"/>
                      <w:marTop w:val="0"/>
                      <w:marBottom w:val="0"/>
                      <w:divBdr>
                        <w:top w:val="none" w:sz="0" w:space="0" w:color="auto"/>
                        <w:left w:val="none" w:sz="0" w:space="0" w:color="auto"/>
                        <w:bottom w:val="none" w:sz="0" w:space="0" w:color="auto"/>
                        <w:right w:val="none" w:sz="0" w:space="0" w:color="auto"/>
                      </w:divBdr>
                      <w:divsChild>
                        <w:div w:id="1460492081">
                          <w:marLeft w:val="0"/>
                          <w:marRight w:val="0"/>
                          <w:marTop w:val="0"/>
                          <w:marBottom w:val="0"/>
                          <w:divBdr>
                            <w:top w:val="none" w:sz="0" w:space="0" w:color="auto"/>
                            <w:left w:val="none" w:sz="0" w:space="0" w:color="auto"/>
                            <w:bottom w:val="none" w:sz="0" w:space="0" w:color="auto"/>
                            <w:right w:val="none" w:sz="0" w:space="0" w:color="auto"/>
                          </w:divBdr>
                          <w:divsChild>
                            <w:div w:id="20440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2091037">
      <w:bodyDiv w:val="1"/>
      <w:marLeft w:val="0"/>
      <w:marRight w:val="0"/>
      <w:marTop w:val="0"/>
      <w:marBottom w:val="0"/>
      <w:divBdr>
        <w:top w:val="none" w:sz="0" w:space="0" w:color="auto"/>
        <w:left w:val="none" w:sz="0" w:space="0" w:color="auto"/>
        <w:bottom w:val="none" w:sz="0" w:space="0" w:color="auto"/>
        <w:right w:val="none" w:sz="0" w:space="0" w:color="auto"/>
      </w:divBdr>
    </w:div>
    <w:div w:id="528953875">
      <w:bodyDiv w:val="1"/>
      <w:marLeft w:val="0"/>
      <w:marRight w:val="0"/>
      <w:marTop w:val="0"/>
      <w:marBottom w:val="0"/>
      <w:divBdr>
        <w:top w:val="none" w:sz="0" w:space="0" w:color="auto"/>
        <w:left w:val="none" w:sz="0" w:space="0" w:color="auto"/>
        <w:bottom w:val="none" w:sz="0" w:space="0" w:color="auto"/>
        <w:right w:val="none" w:sz="0" w:space="0" w:color="auto"/>
      </w:divBdr>
      <w:divsChild>
        <w:div w:id="2114980015">
          <w:marLeft w:val="0"/>
          <w:marRight w:val="0"/>
          <w:marTop w:val="0"/>
          <w:marBottom w:val="0"/>
          <w:divBdr>
            <w:top w:val="none" w:sz="0" w:space="0" w:color="auto"/>
            <w:left w:val="none" w:sz="0" w:space="0" w:color="auto"/>
            <w:bottom w:val="none" w:sz="0" w:space="0" w:color="auto"/>
            <w:right w:val="none" w:sz="0" w:space="0" w:color="auto"/>
          </w:divBdr>
          <w:divsChild>
            <w:div w:id="286350646">
              <w:marLeft w:val="0"/>
              <w:marRight w:val="0"/>
              <w:marTop w:val="0"/>
              <w:marBottom w:val="0"/>
              <w:divBdr>
                <w:top w:val="none" w:sz="0" w:space="0" w:color="auto"/>
                <w:left w:val="none" w:sz="0" w:space="0" w:color="auto"/>
                <w:bottom w:val="none" w:sz="0" w:space="0" w:color="auto"/>
                <w:right w:val="none" w:sz="0" w:space="0" w:color="auto"/>
              </w:divBdr>
              <w:divsChild>
                <w:div w:id="16859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897821">
      <w:bodyDiv w:val="1"/>
      <w:marLeft w:val="0"/>
      <w:marRight w:val="0"/>
      <w:marTop w:val="0"/>
      <w:marBottom w:val="0"/>
      <w:divBdr>
        <w:top w:val="none" w:sz="0" w:space="0" w:color="auto"/>
        <w:left w:val="none" w:sz="0" w:space="0" w:color="auto"/>
        <w:bottom w:val="none" w:sz="0" w:space="0" w:color="auto"/>
        <w:right w:val="none" w:sz="0" w:space="0" w:color="auto"/>
      </w:divBdr>
    </w:div>
    <w:div w:id="538593056">
      <w:bodyDiv w:val="1"/>
      <w:marLeft w:val="0"/>
      <w:marRight w:val="0"/>
      <w:marTop w:val="0"/>
      <w:marBottom w:val="0"/>
      <w:divBdr>
        <w:top w:val="none" w:sz="0" w:space="0" w:color="auto"/>
        <w:left w:val="none" w:sz="0" w:space="0" w:color="auto"/>
        <w:bottom w:val="none" w:sz="0" w:space="0" w:color="auto"/>
        <w:right w:val="none" w:sz="0" w:space="0" w:color="auto"/>
      </w:divBdr>
    </w:div>
    <w:div w:id="545723048">
      <w:bodyDiv w:val="1"/>
      <w:marLeft w:val="0"/>
      <w:marRight w:val="0"/>
      <w:marTop w:val="0"/>
      <w:marBottom w:val="0"/>
      <w:divBdr>
        <w:top w:val="none" w:sz="0" w:space="0" w:color="auto"/>
        <w:left w:val="none" w:sz="0" w:space="0" w:color="auto"/>
        <w:bottom w:val="none" w:sz="0" w:space="0" w:color="auto"/>
        <w:right w:val="none" w:sz="0" w:space="0" w:color="auto"/>
      </w:divBdr>
    </w:div>
    <w:div w:id="553737036">
      <w:bodyDiv w:val="1"/>
      <w:marLeft w:val="0"/>
      <w:marRight w:val="0"/>
      <w:marTop w:val="0"/>
      <w:marBottom w:val="0"/>
      <w:divBdr>
        <w:top w:val="none" w:sz="0" w:space="0" w:color="auto"/>
        <w:left w:val="none" w:sz="0" w:space="0" w:color="auto"/>
        <w:bottom w:val="none" w:sz="0" w:space="0" w:color="auto"/>
        <w:right w:val="none" w:sz="0" w:space="0" w:color="auto"/>
      </w:divBdr>
    </w:div>
    <w:div w:id="564801521">
      <w:bodyDiv w:val="1"/>
      <w:marLeft w:val="0"/>
      <w:marRight w:val="0"/>
      <w:marTop w:val="0"/>
      <w:marBottom w:val="0"/>
      <w:divBdr>
        <w:top w:val="none" w:sz="0" w:space="0" w:color="auto"/>
        <w:left w:val="none" w:sz="0" w:space="0" w:color="auto"/>
        <w:bottom w:val="none" w:sz="0" w:space="0" w:color="auto"/>
        <w:right w:val="none" w:sz="0" w:space="0" w:color="auto"/>
      </w:divBdr>
      <w:divsChild>
        <w:div w:id="2048410543">
          <w:marLeft w:val="0"/>
          <w:marRight w:val="0"/>
          <w:marTop w:val="0"/>
          <w:marBottom w:val="0"/>
          <w:divBdr>
            <w:top w:val="none" w:sz="0" w:space="0" w:color="auto"/>
            <w:left w:val="none" w:sz="0" w:space="0" w:color="auto"/>
            <w:bottom w:val="none" w:sz="0" w:space="0" w:color="auto"/>
            <w:right w:val="none" w:sz="0" w:space="0" w:color="auto"/>
          </w:divBdr>
          <w:divsChild>
            <w:div w:id="693844369">
              <w:marLeft w:val="0"/>
              <w:marRight w:val="0"/>
              <w:marTop w:val="0"/>
              <w:marBottom w:val="0"/>
              <w:divBdr>
                <w:top w:val="none" w:sz="0" w:space="0" w:color="auto"/>
                <w:left w:val="none" w:sz="0" w:space="0" w:color="auto"/>
                <w:bottom w:val="none" w:sz="0" w:space="0" w:color="auto"/>
                <w:right w:val="none" w:sz="0" w:space="0" w:color="auto"/>
              </w:divBdr>
              <w:divsChild>
                <w:div w:id="580215879">
                  <w:marLeft w:val="0"/>
                  <w:marRight w:val="0"/>
                  <w:marTop w:val="0"/>
                  <w:marBottom w:val="0"/>
                  <w:divBdr>
                    <w:top w:val="none" w:sz="0" w:space="0" w:color="auto"/>
                    <w:left w:val="none" w:sz="0" w:space="0" w:color="auto"/>
                    <w:bottom w:val="none" w:sz="0" w:space="0" w:color="auto"/>
                    <w:right w:val="none" w:sz="0" w:space="0" w:color="auto"/>
                  </w:divBdr>
                  <w:divsChild>
                    <w:div w:id="197591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648410">
      <w:bodyDiv w:val="1"/>
      <w:marLeft w:val="0"/>
      <w:marRight w:val="0"/>
      <w:marTop w:val="0"/>
      <w:marBottom w:val="0"/>
      <w:divBdr>
        <w:top w:val="none" w:sz="0" w:space="0" w:color="auto"/>
        <w:left w:val="none" w:sz="0" w:space="0" w:color="auto"/>
        <w:bottom w:val="none" w:sz="0" w:space="0" w:color="auto"/>
        <w:right w:val="none" w:sz="0" w:space="0" w:color="auto"/>
      </w:divBdr>
    </w:div>
    <w:div w:id="566309050">
      <w:bodyDiv w:val="1"/>
      <w:marLeft w:val="0"/>
      <w:marRight w:val="0"/>
      <w:marTop w:val="0"/>
      <w:marBottom w:val="0"/>
      <w:divBdr>
        <w:top w:val="none" w:sz="0" w:space="0" w:color="auto"/>
        <w:left w:val="none" w:sz="0" w:space="0" w:color="auto"/>
        <w:bottom w:val="none" w:sz="0" w:space="0" w:color="auto"/>
        <w:right w:val="none" w:sz="0" w:space="0" w:color="auto"/>
      </w:divBdr>
    </w:div>
    <w:div w:id="569926803">
      <w:bodyDiv w:val="1"/>
      <w:marLeft w:val="0"/>
      <w:marRight w:val="0"/>
      <w:marTop w:val="0"/>
      <w:marBottom w:val="0"/>
      <w:divBdr>
        <w:top w:val="none" w:sz="0" w:space="0" w:color="auto"/>
        <w:left w:val="none" w:sz="0" w:space="0" w:color="auto"/>
        <w:bottom w:val="none" w:sz="0" w:space="0" w:color="auto"/>
        <w:right w:val="none" w:sz="0" w:space="0" w:color="auto"/>
      </w:divBdr>
    </w:div>
    <w:div w:id="572743144">
      <w:bodyDiv w:val="1"/>
      <w:marLeft w:val="0"/>
      <w:marRight w:val="0"/>
      <w:marTop w:val="0"/>
      <w:marBottom w:val="0"/>
      <w:divBdr>
        <w:top w:val="none" w:sz="0" w:space="0" w:color="auto"/>
        <w:left w:val="none" w:sz="0" w:space="0" w:color="auto"/>
        <w:bottom w:val="none" w:sz="0" w:space="0" w:color="auto"/>
        <w:right w:val="none" w:sz="0" w:space="0" w:color="auto"/>
      </w:divBdr>
      <w:divsChild>
        <w:div w:id="676156376">
          <w:marLeft w:val="0"/>
          <w:marRight w:val="0"/>
          <w:marTop w:val="0"/>
          <w:marBottom w:val="0"/>
          <w:divBdr>
            <w:top w:val="none" w:sz="0" w:space="0" w:color="auto"/>
            <w:left w:val="none" w:sz="0" w:space="0" w:color="auto"/>
            <w:bottom w:val="none" w:sz="0" w:space="0" w:color="auto"/>
            <w:right w:val="none" w:sz="0" w:space="0" w:color="auto"/>
          </w:divBdr>
          <w:divsChild>
            <w:div w:id="127171056">
              <w:marLeft w:val="0"/>
              <w:marRight w:val="0"/>
              <w:marTop w:val="0"/>
              <w:marBottom w:val="0"/>
              <w:divBdr>
                <w:top w:val="none" w:sz="0" w:space="0" w:color="auto"/>
                <w:left w:val="none" w:sz="0" w:space="0" w:color="auto"/>
                <w:bottom w:val="none" w:sz="0" w:space="0" w:color="auto"/>
                <w:right w:val="none" w:sz="0" w:space="0" w:color="auto"/>
              </w:divBdr>
              <w:divsChild>
                <w:div w:id="18814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364914">
      <w:bodyDiv w:val="1"/>
      <w:marLeft w:val="0"/>
      <w:marRight w:val="0"/>
      <w:marTop w:val="0"/>
      <w:marBottom w:val="0"/>
      <w:divBdr>
        <w:top w:val="none" w:sz="0" w:space="0" w:color="auto"/>
        <w:left w:val="none" w:sz="0" w:space="0" w:color="auto"/>
        <w:bottom w:val="none" w:sz="0" w:space="0" w:color="auto"/>
        <w:right w:val="none" w:sz="0" w:space="0" w:color="auto"/>
      </w:divBdr>
    </w:div>
    <w:div w:id="580991436">
      <w:bodyDiv w:val="1"/>
      <w:marLeft w:val="0"/>
      <w:marRight w:val="0"/>
      <w:marTop w:val="0"/>
      <w:marBottom w:val="0"/>
      <w:divBdr>
        <w:top w:val="none" w:sz="0" w:space="0" w:color="auto"/>
        <w:left w:val="none" w:sz="0" w:space="0" w:color="auto"/>
        <w:bottom w:val="none" w:sz="0" w:space="0" w:color="auto"/>
        <w:right w:val="none" w:sz="0" w:space="0" w:color="auto"/>
      </w:divBdr>
    </w:div>
    <w:div w:id="583296578">
      <w:bodyDiv w:val="1"/>
      <w:marLeft w:val="0"/>
      <w:marRight w:val="0"/>
      <w:marTop w:val="0"/>
      <w:marBottom w:val="0"/>
      <w:divBdr>
        <w:top w:val="none" w:sz="0" w:space="0" w:color="auto"/>
        <w:left w:val="none" w:sz="0" w:space="0" w:color="auto"/>
        <w:bottom w:val="none" w:sz="0" w:space="0" w:color="auto"/>
        <w:right w:val="none" w:sz="0" w:space="0" w:color="auto"/>
      </w:divBdr>
    </w:div>
    <w:div w:id="583412583">
      <w:bodyDiv w:val="1"/>
      <w:marLeft w:val="0"/>
      <w:marRight w:val="0"/>
      <w:marTop w:val="0"/>
      <w:marBottom w:val="0"/>
      <w:divBdr>
        <w:top w:val="none" w:sz="0" w:space="0" w:color="auto"/>
        <w:left w:val="none" w:sz="0" w:space="0" w:color="auto"/>
        <w:bottom w:val="none" w:sz="0" w:space="0" w:color="auto"/>
        <w:right w:val="none" w:sz="0" w:space="0" w:color="auto"/>
      </w:divBdr>
    </w:div>
    <w:div w:id="588662631">
      <w:bodyDiv w:val="1"/>
      <w:marLeft w:val="0"/>
      <w:marRight w:val="0"/>
      <w:marTop w:val="0"/>
      <w:marBottom w:val="0"/>
      <w:divBdr>
        <w:top w:val="none" w:sz="0" w:space="0" w:color="auto"/>
        <w:left w:val="none" w:sz="0" w:space="0" w:color="auto"/>
        <w:bottom w:val="none" w:sz="0" w:space="0" w:color="auto"/>
        <w:right w:val="none" w:sz="0" w:space="0" w:color="auto"/>
      </w:divBdr>
      <w:divsChild>
        <w:div w:id="1175724846">
          <w:marLeft w:val="0"/>
          <w:marRight w:val="0"/>
          <w:marTop w:val="0"/>
          <w:marBottom w:val="0"/>
          <w:divBdr>
            <w:top w:val="none" w:sz="0" w:space="0" w:color="auto"/>
            <w:left w:val="none" w:sz="0" w:space="0" w:color="auto"/>
            <w:bottom w:val="none" w:sz="0" w:space="0" w:color="auto"/>
            <w:right w:val="none" w:sz="0" w:space="0" w:color="auto"/>
          </w:divBdr>
          <w:divsChild>
            <w:div w:id="2096852821">
              <w:marLeft w:val="0"/>
              <w:marRight w:val="0"/>
              <w:marTop w:val="0"/>
              <w:marBottom w:val="0"/>
              <w:divBdr>
                <w:top w:val="none" w:sz="0" w:space="0" w:color="auto"/>
                <w:left w:val="none" w:sz="0" w:space="0" w:color="auto"/>
                <w:bottom w:val="none" w:sz="0" w:space="0" w:color="auto"/>
                <w:right w:val="none" w:sz="0" w:space="0" w:color="auto"/>
              </w:divBdr>
              <w:divsChild>
                <w:div w:id="191450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460792">
      <w:bodyDiv w:val="1"/>
      <w:marLeft w:val="0"/>
      <w:marRight w:val="0"/>
      <w:marTop w:val="0"/>
      <w:marBottom w:val="0"/>
      <w:divBdr>
        <w:top w:val="none" w:sz="0" w:space="0" w:color="auto"/>
        <w:left w:val="none" w:sz="0" w:space="0" w:color="auto"/>
        <w:bottom w:val="none" w:sz="0" w:space="0" w:color="auto"/>
        <w:right w:val="none" w:sz="0" w:space="0" w:color="auto"/>
      </w:divBdr>
    </w:div>
    <w:div w:id="592055331">
      <w:bodyDiv w:val="1"/>
      <w:marLeft w:val="0"/>
      <w:marRight w:val="0"/>
      <w:marTop w:val="0"/>
      <w:marBottom w:val="0"/>
      <w:divBdr>
        <w:top w:val="none" w:sz="0" w:space="0" w:color="auto"/>
        <w:left w:val="none" w:sz="0" w:space="0" w:color="auto"/>
        <w:bottom w:val="none" w:sz="0" w:space="0" w:color="auto"/>
        <w:right w:val="none" w:sz="0" w:space="0" w:color="auto"/>
      </w:divBdr>
      <w:divsChild>
        <w:div w:id="2041009989">
          <w:marLeft w:val="0"/>
          <w:marRight w:val="0"/>
          <w:marTop w:val="0"/>
          <w:marBottom w:val="0"/>
          <w:divBdr>
            <w:top w:val="none" w:sz="0" w:space="0" w:color="auto"/>
            <w:left w:val="none" w:sz="0" w:space="0" w:color="auto"/>
            <w:bottom w:val="none" w:sz="0" w:space="0" w:color="auto"/>
            <w:right w:val="none" w:sz="0" w:space="0" w:color="auto"/>
          </w:divBdr>
          <w:divsChild>
            <w:div w:id="10126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794551">
      <w:bodyDiv w:val="1"/>
      <w:marLeft w:val="0"/>
      <w:marRight w:val="0"/>
      <w:marTop w:val="0"/>
      <w:marBottom w:val="0"/>
      <w:divBdr>
        <w:top w:val="none" w:sz="0" w:space="0" w:color="auto"/>
        <w:left w:val="none" w:sz="0" w:space="0" w:color="auto"/>
        <w:bottom w:val="none" w:sz="0" w:space="0" w:color="auto"/>
        <w:right w:val="none" w:sz="0" w:space="0" w:color="auto"/>
      </w:divBdr>
    </w:div>
    <w:div w:id="610237988">
      <w:bodyDiv w:val="1"/>
      <w:marLeft w:val="0"/>
      <w:marRight w:val="0"/>
      <w:marTop w:val="0"/>
      <w:marBottom w:val="0"/>
      <w:divBdr>
        <w:top w:val="none" w:sz="0" w:space="0" w:color="auto"/>
        <w:left w:val="none" w:sz="0" w:space="0" w:color="auto"/>
        <w:bottom w:val="none" w:sz="0" w:space="0" w:color="auto"/>
        <w:right w:val="none" w:sz="0" w:space="0" w:color="auto"/>
      </w:divBdr>
    </w:div>
    <w:div w:id="615334155">
      <w:bodyDiv w:val="1"/>
      <w:marLeft w:val="0"/>
      <w:marRight w:val="0"/>
      <w:marTop w:val="0"/>
      <w:marBottom w:val="0"/>
      <w:divBdr>
        <w:top w:val="none" w:sz="0" w:space="0" w:color="auto"/>
        <w:left w:val="none" w:sz="0" w:space="0" w:color="auto"/>
        <w:bottom w:val="none" w:sz="0" w:space="0" w:color="auto"/>
        <w:right w:val="none" w:sz="0" w:space="0" w:color="auto"/>
      </w:divBdr>
      <w:divsChild>
        <w:div w:id="711657633">
          <w:marLeft w:val="0"/>
          <w:marRight w:val="0"/>
          <w:marTop w:val="0"/>
          <w:marBottom w:val="0"/>
          <w:divBdr>
            <w:top w:val="none" w:sz="0" w:space="0" w:color="auto"/>
            <w:left w:val="none" w:sz="0" w:space="0" w:color="auto"/>
            <w:bottom w:val="none" w:sz="0" w:space="0" w:color="auto"/>
            <w:right w:val="none" w:sz="0" w:space="0" w:color="auto"/>
          </w:divBdr>
          <w:divsChild>
            <w:div w:id="526674045">
              <w:marLeft w:val="0"/>
              <w:marRight w:val="0"/>
              <w:marTop w:val="0"/>
              <w:marBottom w:val="0"/>
              <w:divBdr>
                <w:top w:val="none" w:sz="0" w:space="0" w:color="auto"/>
                <w:left w:val="none" w:sz="0" w:space="0" w:color="auto"/>
                <w:bottom w:val="none" w:sz="0" w:space="0" w:color="auto"/>
                <w:right w:val="none" w:sz="0" w:space="0" w:color="auto"/>
              </w:divBdr>
              <w:divsChild>
                <w:div w:id="171462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0587">
      <w:bodyDiv w:val="1"/>
      <w:marLeft w:val="0"/>
      <w:marRight w:val="0"/>
      <w:marTop w:val="0"/>
      <w:marBottom w:val="0"/>
      <w:divBdr>
        <w:top w:val="none" w:sz="0" w:space="0" w:color="auto"/>
        <w:left w:val="none" w:sz="0" w:space="0" w:color="auto"/>
        <w:bottom w:val="none" w:sz="0" w:space="0" w:color="auto"/>
        <w:right w:val="none" w:sz="0" w:space="0" w:color="auto"/>
      </w:divBdr>
    </w:div>
    <w:div w:id="627589084">
      <w:bodyDiv w:val="1"/>
      <w:marLeft w:val="0"/>
      <w:marRight w:val="0"/>
      <w:marTop w:val="0"/>
      <w:marBottom w:val="0"/>
      <w:divBdr>
        <w:top w:val="none" w:sz="0" w:space="0" w:color="auto"/>
        <w:left w:val="none" w:sz="0" w:space="0" w:color="auto"/>
        <w:bottom w:val="none" w:sz="0" w:space="0" w:color="auto"/>
        <w:right w:val="none" w:sz="0" w:space="0" w:color="auto"/>
      </w:divBdr>
      <w:divsChild>
        <w:div w:id="1662194844">
          <w:marLeft w:val="0"/>
          <w:marRight w:val="0"/>
          <w:marTop w:val="0"/>
          <w:marBottom w:val="0"/>
          <w:divBdr>
            <w:top w:val="none" w:sz="0" w:space="0" w:color="auto"/>
            <w:left w:val="none" w:sz="0" w:space="0" w:color="auto"/>
            <w:bottom w:val="none" w:sz="0" w:space="0" w:color="auto"/>
            <w:right w:val="none" w:sz="0" w:space="0" w:color="auto"/>
          </w:divBdr>
          <w:divsChild>
            <w:div w:id="930628068">
              <w:marLeft w:val="0"/>
              <w:marRight w:val="0"/>
              <w:marTop w:val="0"/>
              <w:marBottom w:val="0"/>
              <w:divBdr>
                <w:top w:val="none" w:sz="0" w:space="0" w:color="auto"/>
                <w:left w:val="none" w:sz="0" w:space="0" w:color="auto"/>
                <w:bottom w:val="none" w:sz="0" w:space="0" w:color="auto"/>
                <w:right w:val="none" w:sz="0" w:space="0" w:color="auto"/>
              </w:divBdr>
              <w:divsChild>
                <w:div w:id="16474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175483">
      <w:bodyDiv w:val="1"/>
      <w:marLeft w:val="0"/>
      <w:marRight w:val="0"/>
      <w:marTop w:val="0"/>
      <w:marBottom w:val="0"/>
      <w:divBdr>
        <w:top w:val="none" w:sz="0" w:space="0" w:color="auto"/>
        <w:left w:val="none" w:sz="0" w:space="0" w:color="auto"/>
        <w:bottom w:val="none" w:sz="0" w:space="0" w:color="auto"/>
        <w:right w:val="none" w:sz="0" w:space="0" w:color="auto"/>
      </w:divBdr>
    </w:div>
    <w:div w:id="633218622">
      <w:bodyDiv w:val="1"/>
      <w:marLeft w:val="0"/>
      <w:marRight w:val="0"/>
      <w:marTop w:val="0"/>
      <w:marBottom w:val="0"/>
      <w:divBdr>
        <w:top w:val="none" w:sz="0" w:space="0" w:color="auto"/>
        <w:left w:val="none" w:sz="0" w:space="0" w:color="auto"/>
        <w:bottom w:val="none" w:sz="0" w:space="0" w:color="auto"/>
        <w:right w:val="none" w:sz="0" w:space="0" w:color="auto"/>
      </w:divBdr>
      <w:divsChild>
        <w:div w:id="314647332">
          <w:marLeft w:val="0"/>
          <w:marRight w:val="0"/>
          <w:marTop w:val="0"/>
          <w:marBottom w:val="0"/>
          <w:divBdr>
            <w:top w:val="none" w:sz="0" w:space="0" w:color="auto"/>
            <w:left w:val="none" w:sz="0" w:space="0" w:color="auto"/>
            <w:bottom w:val="none" w:sz="0" w:space="0" w:color="auto"/>
            <w:right w:val="none" w:sz="0" w:space="0" w:color="auto"/>
          </w:divBdr>
          <w:divsChild>
            <w:div w:id="1751350485">
              <w:marLeft w:val="0"/>
              <w:marRight w:val="0"/>
              <w:marTop w:val="0"/>
              <w:marBottom w:val="0"/>
              <w:divBdr>
                <w:top w:val="none" w:sz="0" w:space="0" w:color="auto"/>
                <w:left w:val="none" w:sz="0" w:space="0" w:color="auto"/>
                <w:bottom w:val="none" w:sz="0" w:space="0" w:color="auto"/>
                <w:right w:val="none" w:sz="0" w:space="0" w:color="auto"/>
              </w:divBdr>
              <w:divsChild>
                <w:div w:id="25836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21370">
      <w:bodyDiv w:val="1"/>
      <w:marLeft w:val="0"/>
      <w:marRight w:val="0"/>
      <w:marTop w:val="0"/>
      <w:marBottom w:val="0"/>
      <w:divBdr>
        <w:top w:val="none" w:sz="0" w:space="0" w:color="auto"/>
        <w:left w:val="none" w:sz="0" w:space="0" w:color="auto"/>
        <w:bottom w:val="none" w:sz="0" w:space="0" w:color="auto"/>
        <w:right w:val="none" w:sz="0" w:space="0" w:color="auto"/>
      </w:divBdr>
    </w:div>
    <w:div w:id="636762223">
      <w:bodyDiv w:val="1"/>
      <w:marLeft w:val="0"/>
      <w:marRight w:val="0"/>
      <w:marTop w:val="0"/>
      <w:marBottom w:val="0"/>
      <w:divBdr>
        <w:top w:val="none" w:sz="0" w:space="0" w:color="auto"/>
        <w:left w:val="none" w:sz="0" w:space="0" w:color="auto"/>
        <w:bottom w:val="none" w:sz="0" w:space="0" w:color="auto"/>
        <w:right w:val="none" w:sz="0" w:space="0" w:color="auto"/>
      </w:divBdr>
      <w:divsChild>
        <w:div w:id="1334603878">
          <w:marLeft w:val="0"/>
          <w:marRight w:val="0"/>
          <w:marTop w:val="0"/>
          <w:marBottom w:val="0"/>
          <w:divBdr>
            <w:top w:val="none" w:sz="0" w:space="0" w:color="auto"/>
            <w:left w:val="none" w:sz="0" w:space="0" w:color="auto"/>
            <w:bottom w:val="none" w:sz="0" w:space="0" w:color="auto"/>
            <w:right w:val="none" w:sz="0" w:space="0" w:color="auto"/>
          </w:divBdr>
          <w:divsChild>
            <w:div w:id="1341349256">
              <w:marLeft w:val="0"/>
              <w:marRight w:val="0"/>
              <w:marTop w:val="0"/>
              <w:marBottom w:val="0"/>
              <w:divBdr>
                <w:top w:val="none" w:sz="0" w:space="0" w:color="auto"/>
                <w:left w:val="none" w:sz="0" w:space="0" w:color="auto"/>
                <w:bottom w:val="none" w:sz="0" w:space="0" w:color="auto"/>
                <w:right w:val="none" w:sz="0" w:space="0" w:color="auto"/>
              </w:divBdr>
              <w:divsChild>
                <w:div w:id="138591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734231">
      <w:bodyDiv w:val="1"/>
      <w:marLeft w:val="0"/>
      <w:marRight w:val="0"/>
      <w:marTop w:val="0"/>
      <w:marBottom w:val="0"/>
      <w:divBdr>
        <w:top w:val="none" w:sz="0" w:space="0" w:color="auto"/>
        <w:left w:val="none" w:sz="0" w:space="0" w:color="auto"/>
        <w:bottom w:val="none" w:sz="0" w:space="0" w:color="auto"/>
        <w:right w:val="none" w:sz="0" w:space="0" w:color="auto"/>
      </w:divBdr>
    </w:div>
    <w:div w:id="643775912">
      <w:bodyDiv w:val="1"/>
      <w:marLeft w:val="0"/>
      <w:marRight w:val="0"/>
      <w:marTop w:val="0"/>
      <w:marBottom w:val="0"/>
      <w:divBdr>
        <w:top w:val="none" w:sz="0" w:space="0" w:color="auto"/>
        <w:left w:val="none" w:sz="0" w:space="0" w:color="auto"/>
        <w:bottom w:val="none" w:sz="0" w:space="0" w:color="auto"/>
        <w:right w:val="none" w:sz="0" w:space="0" w:color="auto"/>
      </w:divBdr>
      <w:divsChild>
        <w:div w:id="1374115110">
          <w:marLeft w:val="0"/>
          <w:marRight w:val="0"/>
          <w:marTop w:val="0"/>
          <w:marBottom w:val="0"/>
          <w:divBdr>
            <w:top w:val="none" w:sz="0" w:space="0" w:color="auto"/>
            <w:left w:val="none" w:sz="0" w:space="0" w:color="auto"/>
            <w:bottom w:val="none" w:sz="0" w:space="0" w:color="auto"/>
            <w:right w:val="none" w:sz="0" w:space="0" w:color="auto"/>
          </w:divBdr>
        </w:div>
      </w:divsChild>
    </w:div>
    <w:div w:id="651494541">
      <w:bodyDiv w:val="1"/>
      <w:marLeft w:val="0"/>
      <w:marRight w:val="0"/>
      <w:marTop w:val="0"/>
      <w:marBottom w:val="0"/>
      <w:divBdr>
        <w:top w:val="none" w:sz="0" w:space="0" w:color="auto"/>
        <w:left w:val="none" w:sz="0" w:space="0" w:color="auto"/>
        <w:bottom w:val="none" w:sz="0" w:space="0" w:color="auto"/>
        <w:right w:val="none" w:sz="0" w:space="0" w:color="auto"/>
      </w:divBdr>
    </w:div>
    <w:div w:id="660619928">
      <w:bodyDiv w:val="1"/>
      <w:marLeft w:val="0"/>
      <w:marRight w:val="0"/>
      <w:marTop w:val="0"/>
      <w:marBottom w:val="0"/>
      <w:divBdr>
        <w:top w:val="none" w:sz="0" w:space="0" w:color="auto"/>
        <w:left w:val="none" w:sz="0" w:space="0" w:color="auto"/>
        <w:bottom w:val="none" w:sz="0" w:space="0" w:color="auto"/>
        <w:right w:val="none" w:sz="0" w:space="0" w:color="auto"/>
      </w:divBdr>
    </w:div>
    <w:div w:id="670372069">
      <w:bodyDiv w:val="1"/>
      <w:marLeft w:val="0"/>
      <w:marRight w:val="0"/>
      <w:marTop w:val="0"/>
      <w:marBottom w:val="0"/>
      <w:divBdr>
        <w:top w:val="none" w:sz="0" w:space="0" w:color="auto"/>
        <w:left w:val="none" w:sz="0" w:space="0" w:color="auto"/>
        <w:bottom w:val="none" w:sz="0" w:space="0" w:color="auto"/>
        <w:right w:val="none" w:sz="0" w:space="0" w:color="auto"/>
      </w:divBdr>
      <w:divsChild>
        <w:div w:id="1716732303">
          <w:marLeft w:val="0"/>
          <w:marRight w:val="0"/>
          <w:marTop w:val="0"/>
          <w:marBottom w:val="0"/>
          <w:divBdr>
            <w:top w:val="none" w:sz="0" w:space="0" w:color="auto"/>
            <w:left w:val="none" w:sz="0" w:space="0" w:color="auto"/>
            <w:bottom w:val="none" w:sz="0" w:space="0" w:color="auto"/>
            <w:right w:val="none" w:sz="0" w:space="0" w:color="auto"/>
          </w:divBdr>
          <w:divsChild>
            <w:div w:id="1599479739">
              <w:marLeft w:val="0"/>
              <w:marRight w:val="0"/>
              <w:marTop w:val="0"/>
              <w:marBottom w:val="0"/>
              <w:divBdr>
                <w:top w:val="none" w:sz="0" w:space="0" w:color="auto"/>
                <w:left w:val="none" w:sz="0" w:space="0" w:color="auto"/>
                <w:bottom w:val="none" w:sz="0" w:space="0" w:color="auto"/>
                <w:right w:val="none" w:sz="0" w:space="0" w:color="auto"/>
              </w:divBdr>
              <w:divsChild>
                <w:div w:id="2434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706411">
      <w:bodyDiv w:val="1"/>
      <w:marLeft w:val="0"/>
      <w:marRight w:val="0"/>
      <w:marTop w:val="0"/>
      <w:marBottom w:val="0"/>
      <w:divBdr>
        <w:top w:val="none" w:sz="0" w:space="0" w:color="auto"/>
        <w:left w:val="none" w:sz="0" w:space="0" w:color="auto"/>
        <w:bottom w:val="none" w:sz="0" w:space="0" w:color="auto"/>
        <w:right w:val="none" w:sz="0" w:space="0" w:color="auto"/>
      </w:divBdr>
    </w:div>
    <w:div w:id="686953693">
      <w:bodyDiv w:val="1"/>
      <w:marLeft w:val="0"/>
      <w:marRight w:val="0"/>
      <w:marTop w:val="0"/>
      <w:marBottom w:val="0"/>
      <w:divBdr>
        <w:top w:val="none" w:sz="0" w:space="0" w:color="auto"/>
        <w:left w:val="none" w:sz="0" w:space="0" w:color="auto"/>
        <w:bottom w:val="none" w:sz="0" w:space="0" w:color="auto"/>
        <w:right w:val="none" w:sz="0" w:space="0" w:color="auto"/>
      </w:divBdr>
    </w:div>
    <w:div w:id="690644817">
      <w:bodyDiv w:val="1"/>
      <w:marLeft w:val="0"/>
      <w:marRight w:val="0"/>
      <w:marTop w:val="0"/>
      <w:marBottom w:val="0"/>
      <w:divBdr>
        <w:top w:val="none" w:sz="0" w:space="0" w:color="auto"/>
        <w:left w:val="none" w:sz="0" w:space="0" w:color="auto"/>
        <w:bottom w:val="none" w:sz="0" w:space="0" w:color="auto"/>
        <w:right w:val="none" w:sz="0" w:space="0" w:color="auto"/>
      </w:divBdr>
    </w:div>
    <w:div w:id="692922812">
      <w:bodyDiv w:val="1"/>
      <w:marLeft w:val="0"/>
      <w:marRight w:val="0"/>
      <w:marTop w:val="0"/>
      <w:marBottom w:val="0"/>
      <w:divBdr>
        <w:top w:val="none" w:sz="0" w:space="0" w:color="auto"/>
        <w:left w:val="none" w:sz="0" w:space="0" w:color="auto"/>
        <w:bottom w:val="none" w:sz="0" w:space="0" w:color="auto"/>
        <w:right w:val="none" w:sz="0" w:space="0" w:color="auto"/>
      </w:divBdr>
    </w:div>
    <w:div w:id="699211331">
      <w:bodyDiv w:val="1"/>
      <w:marLeft w:val="0"/>
      <w:marRight w:val="0"/>
      <w:marTop w:val="0"/>
      <w:marBottom w:val="0"/>
      <w:divBdr>
        <w:top w:val="none" w:sz="0" w:space="0" w:color="auto"/>
        <w:left w:val="none" w:sz="0" w:space="0" w:color="auto"/>
        <w:bottom w:val="none" w:sz="0" w:space="0" w:color="auto"/>
        <w:right w:val="none" w:sz="0" w:space="0" w:color="auto"/>
      </w:divBdr>
      <w:divsChild>
        <w:div w:id="1790124352">
          <w:marLeft w:val="0"/>
          <w:marRight w:val="0"/>
          <w:marTop w:val="0"/>
          <w:marBottom w:val="0"/>
          <w:divBdr>
            <w:top w:val="none" w:sz="0" w:space="0" w:color="auto"/>
            <w:left w:val="none" w:sz="0" w:space="0" w:color="auto"/>
            <w:bottom w:val="none" w:sz="0" w:space="0" w:color="auto"/>
            <w:right w:val="none" w:sz="0" w:space="0" w:color="auto"/>
          </w:divBdr>
          <w:divsChild>
            <w:div w:id="986594808">
              <w:marLeft w:val="0"/>
              <w:marRight w:val="0"/>
              <w:marTop w:val="0"/>
              <w:marBottom w:val="0"/>
              <w:divBdr>
                <w:top w:val="none" w:sz="0" w:space="0" w:color="auto"/>
                <w:left w:val="none" w:sz="0" w:space="0" w:color="auto"/>
                <w:bottom w:val="none" w:sz="0" w:space="0" w:color="auto"/>
                <w:right w:val="none" w:sz="0" w:space="0" w:color="auto"/>
              </w:divBdr>
              <w:divsChild>
                <w:div w:id="46597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366603">
      <w:bodyDiv w:val="1"/>
      <w:marLeft w:val="0"/>
      <w:marRight w:val="0"/>
      <w:marTop w:val="0"/>
      <w:marBottom w:val="0"/>
      <w:divBdr>
        <w:top w:val="none" w:sz="0" w:space="0" w:color="auto"/>
        <w:left w:val="none" w:sz="0" w:space="0" w:color="auto"/>
        <w:bottom w:val="none" w:sz="0" w:space="0" w:color="auto"/>
        <w:right w:val="none" w:sz="0" w:space="0" w:color="auto"/>
      </w:divBdr>
    </w:div>
    <w:div w:id="704912670">
      <w:bodyDiv w:val="1"/>
      <w:marLeft w:val="0"/>
      <w:marRight w:val="0"/>
      <w:marTop w:val="0"/>
      <w:marBottom w:val="0"/>
      <w:divBdr>
        <w:top w:val="none" w:sz="0" w:space="0" w:color="auto"/>
        <w:left w:val="none" w:sz="0" w:space="0" w:color="auto"/>
        <w:bottom w:val="none" w:sz="0" w:space="0" w:color="auto"/>
        <w:right w:val="none" w:sz="0" w:space="0" w:color="auto"/>
      </w:divBdr>
    </w:div>
    <w:div w:id="705787908">
      <w:bodyDiv w:val="1"/>
      <w:marLeft w:val="0"/>
      <w:marRight w:val="0"/>
      <w:marTop w:val="0"/>
      <w:marBottom w:val="0"/>
      <w:divBdr>
        <w:top w:val="none" w:sz="0" w:space="0" w:color="auto"/>
        <w:left w:val="none" w:sz="0" w:space="0" w:color="auto"/>
        <w:bottom w:val="none" w:sz="0" w:space="0" w:color="auto"/>
        <w:right w:val="none" w:sz="0" w:space="0" w:color="auto"/>
      </w:divBdr>
    </w:div>
    <w:div w:id="707072975">
      <w:bodyDiv w:val="1"/>
      <w:marLeft w:val="0"/>
      <w:marRight w:val="0"/>
      <w:marTop w:val="0"/>
      <w:marBottom w:val="0"/>
      <w:divBdr>
        <w:top w:val="none" w:sz="0" w:space="0" w:color="auto"/>
        <w:left w:val="none" w:sz="0" w:space="0" w:color="auto"/>
        <w:bottom w:val="none" w:sz="0" w:space="0" w:color="auto"/>
        <w:right w:val="none" w:sz="0" w:space="0" w:color="auto"/>
      </w:divBdr>
    </w:div>
    <w:div w:id="708839094">
      <w:bodyDiv w:val="1"/>
      <w:marLeft w:val="0"/>
      <w:marRight w:val="0"/>
      <w:marTop w:val="0"/>
      <w:marBottom w:val="0"/>
      <w:divBdr>
        <w:top w:val="none" w:sz="0" w:space="0" w:color="auto"/>
        <w:left w:val="none" w:sz="0" w:space="0" w:color="auto"/>
        <w:bottom w:val="none" w:sz="0" w:space="0" w:color="auto"/>
        <w:right w:val="none" w:sz="0" w:space="0" w:color="auto"/>
      </w:divBdr>
      <w:divsChild>
        <w:div w:id="1290166717">
          <w:marLeft w:val="0"/>
          <w:marRight w:val="0"/>
          <w:marTop w:val="0"/>
          <w:marBottom w:val="0"/>
          <w:divBdr>
            <w:top w:val="none" w:sz="0" w:space="0" w:color="auto"/>
            <w:left w:val="none" w:sz="0" w:space="0" w:color="auto"/>
            <w:bottom w:val="none" w:sz="0" w:space="0" w:color="auto"/>
            <w:right w:val="none" w:sz="0" w:space="0" w:color="auto"/>
          </w:divBdr>
          <w:divsChild>
            <w:div w:id="952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030897">
      <w:bodyDiv w:val="1"/>
      <w:marLeft w:val="0"/>
      <w:marRight w:val="0"/>
      <w:marTop w:val="0"/>
      <w:marBottom w:val="0"/>
      <w:divBdr>
        <w:top w:val="none" w:sz="0" w:space="0" w:color="auto"/>
        <w:left w:val="none" w:sz="0" w:space="0" w:color="auto"/>
        <w:bottom w:val="none" w:sz="0" w:space="0" w:color="auto"/>
        <w:right w:val="none" w:sz="0" w:space="0" w:color="auto"/>
      </w:divBdr>
      <w:divsChild>
        <w:div w:id="1781874750">
          <w:marLeft w:val="0"/>
          <w:marRight w:val="0"/>
          <w:marTop w:val="0"/>
          <w:marBottom w:val="0"/>
          <w:divBdr>
            <w:top w:val="none" w:sz="0" w:space="0" w:color="auto"/>
            <w:left w:val="none" w:sz="0" w:space="0" w:color="auto"/>
            <w:bottom w:val="none" w:sz="0" w:space="0" w:color="auto"/>
            <w:right w:val="none" w:sz="0" w:space="0" w:color="auto"/>
          </w:divBdr>
          <w:divsChild>
            <w:div w:id="1883248834">
              <w:marLeft w:val="0"/>
              <w:marRight w:val="0"/>
              <w:marTop w:val="0"/>
              <w:marBottom w:val="0"/>
              <w:divBdr>
                <w:top w:val="none" w:sz="0" w:space="0" w:color="auto"/>
                <w:left w:val="none" w:sz="0" w:space="0" w:color="auto"/>
                <w:bottom w:val="none" w:sz="0" w:space="0" w:color="auto"/>
                <w:right w:val="none" w:sz="0" w:space="0" w:color="auto"/>
              </w:divBdr>
              <w:divsChild>
                <w:div w:id="988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569259">
      <w:bodyDiv w:val="1"/>
      <w:marLeft w:val="0"/>
      <w:marRight w:val="0"/>
      <w:marTop w:val="0"/>
      <w:marBottom w:val="0"/>
      <w:divBdr>
        <w:top w:val="none" w:sz="0" w:space="0" w:color="auto"/>
        <w:left w:val="none" w:sz="0" w:space="0" w:color="auto"/>
        <w:bottom w:val="none" w:sz="0" w:space="0" w:color="auto"/>
        <w:right w:val="none" w:sz="0" w:space="0" w:color="auto"/>
      </w:divBdr>
    </w:div>
    <w:div w:id="712534346">
      <w:bodyDiv w:val="1"/>
      <w:marLeft w:val="0"/>
      <w:marRight w:val="0"/>
      <w:marTop w:val="0"/>
      <w:marBottom w:val="0"/>
      <w:divBdr>
        <w:top w:val="none" w:sz="0" w:space="0" w:color="auto"/>
        <w:left w:val="none" w:sz="0" w:space="0" w:color="auto"/>
        <w:bottom w:val="none" w:sz="0" w:space="0" w:color="auto"/>
        <w:right w:val="none" w:sz="0" w:space="0" w:color="auto"/>
      </w:divBdr>
    </w:div>
    <w:div w:id="715356649">
      <w:bodyDiv w:val="1"/>
      <w:marLeft w:val="0"/>
      <w:marRight w:val="0"/>
      <w:marTop w:val="0"/>
      <w:marBottom w:val="0"/>
      <w:divBdr>
        <w:top w:val="none" w:sz="0" w:space="0" w:color="auto"/>
        <w:left w:val="none" w:sz="0" w:space="0" w:color="auto"/>
        <w:bottom w:val="none" w:sz="0" w:space="0" w:color="auto"/>
        <w:right w:val="none" w:sz="0" w:space="0" w:color="auto"/>
      </w:divBdr>
    </w:div>
    <w:div w:id="716052856">
      <w:bodyDiv w:val="1"/>
      <w:marLeft w:val="0"/>
      <w:marRight w:val="0"/>
      <w:marTop w:val="0"/>
      <w:marBottom w:val="0"/>
      <w:divBdr>
        <w:top w:val="none" w:sz="0" w:space="0" w:color="auto"/>
        <w:left w:val="none" w:sz="0" w:space="0" w:color="auto"/>
        <w:bottom w:val="none" w:sz="0" w:space="0" w:color="auto"/>
        <w:right w:val="none" w:sz="0" w:space="0" w:color="auto"/>
      </w:divBdr>
    </w:div>
    <w:div w:id="721099977">
      <w:bodyDiv w:val="1"/>
      <w:marLeft w:val="0"/>
      <w:marRight w:val="0"/>
      <w:marTop w:val="0"/>
      <w:marBottom w:val="0"/>
      <w:divBdr>
        <w:top w:val="none" w:sz="0" w:space="0" w:color="auto"/>
        <w:left w:val="none" w:sz="0" w:space="0" w:color="auto"/>
        <w:bottom w:val="none" w:sz="0" w:space="0" w:color="auto"/>
        <w:right w:val="none" w:sz="0" w:space="0" w:color="auto"/>
      </w:divBdr>
      <w:divsChild>
        <w:div w:id="249436273">
          <w:marLeft w:val="600"/>
          <w:marRight w:val="600"/>
          <w:marTop w:val="0"/>
          <w:marBottom w:val="0"/>
          <w:divBdr>
            <w:top w:val="none" w:sz="0" w:space="0" w:color="auto"/>
            <w:left w:val="none" w:sz="0" w:space="0" w:color="auto"/>
            <w:bottom w:val="none" w:sz="0" w:space="0" w:color="auto"/>
            <w:right w:val="none" w:sz="0" w:space="0" w:color="auto"/>
          </w:divBdr>
          <w:divsChild>
            <w:div w:id="1130054748">
              <w:marLeft w:val="0"/>
              <w:marRight w:val="0"/>
              <w:marTop w:val="0"/>
              <w:marBottom w:val="0"/>
              <w:divBdr>
                <w:top w:val="none" w:sz="0" w:space="0" w:color="auto"/>
                <w:left w:val="none" w:sz="0" w:space="0" w:color="auto"/>
                <w:bottom w:val="none" w:sz="0" w:space="0" w:color="auto"/>
                <w:right w:val="none" w:sz="0" w:space="0" w:color="auto"/>
              </w:divBdr>
              <w:divsChild>
                <w:div w:id="239559011">
                  <w:marLeft w:val="0"/>
                  <w:marRight w:val="0"/>
                  <w:marTop w:val="0"/>
                  <w:marBottom w:val="0"/>
                  <w:divBdr>
                    <w:top w:val="none" w:sz="0" w:space="0" w:color="auto"/>
                    <w:left w:val="none" w:sz="0" w:space="0" w:color="auto"/>
                    <w:bottom w:val="none" w:sz="0" w:space="0" w:color="auto"/>
                    <w:right w:val="none" w:sz="0" w:space="0" w:color="auto"/>
                  </w:divBdr>
                  <w:divsChild>
                    <w:div w:id="81449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518104">
      <w:bodyDiv w:val="1"/>
      <w:marLeft w:val="0"/>
      <w:marRight w:val="0"/>
      <w:marTop w:val="0"/>
      <w:marBottom w:val="0"/>
      <w:divBdr>
        <w:top w:val="none" w:sz="0" w:space="0" w:color="auto"/>
        <w:left w:val="none" w:sz="0" w:space="0" w:color="auto"/>
        <w:bottom w:val="none" w:sz="0" w:space="0" w:color="auto"/>
        <w:right w:val="none" w:sz="0" w:space="0" w:color="auto"/>
      </w:divBdr>
    </w:div>
    <w:div w:id="727604584">
      <w:bodyDiv w:val="1"/>
      <w:marLeft w:val="0"/>
      <w:marRight w:val="0"/>
      <w:marTop w:val="0"/>
      <w:marBottom w:val="0"/>
      <w:divBdr>
        <w:top w:val="none" w:sz="0" w:space="0" w:color="auto"/>
        <w:left w:val="none" w:sz="0" w:space="0" w:color="auto"/>
        <w:bottom w:val="none" w:sz="0" w:space="0" w:color="auto"/>
        <w:right w:val="none" w:sz="0" w:space="0" w:color="auto"/>
      </w:divBdr>
      <w:divsChild>
        <w:div w:id="199901316">
          <w:marLeft w:val="0"/>
          <w:marRight w:val="0"/>
          <w:marTop w:val="0"/>
          <w:marBottom w:val="0"/>
          <w:divBdr>
            <w:top w:val="none" w:sz="0" w:space="0" w:color="auto"/>
            <w:left w:val="none" w:sz="0" w:space="0" w:color="auto"/>
            <w:bottom w:val="none" w:sz="0" w:space="0" w:color="auto"/>
            <w:right w:val="none" w:sz="0" w:space="0" w:color="auto"/>
          </w:divBdr>
          <w:divsChild>
            <w:div w:id="489978745">
              <w:marLeft w:val="0"/>
              <w:marRight w:val="0"/>
              <w:marTop w:val="0"/>
              <w:marBottom w:val="0"/>
              <w:divBdr>
                <w:top w:val="none" w:sz="0" w:space="0" w:color="auto"/>
                <w:left w:val="none" w:sz="0" w:space="0" w:color="auto"/>
                <w:bottom w:val="none" w:sz="0" w:space="0" w:color="auto"/>
                <w:right w:val="none" w:sz="0" w:space="0" w:color="auto"/>
              </w:divBdr>
              <w:divsChild>
                <w:div w:id="158560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849199">
      <w:bodyDiv w:val="1"/>
      <w:marLeft w:val="0"/>
      <w:marRight w:val="0"/>
      <w:marTop w:val="0"/>
      <w:marBottom w:val="0"/>
      <w:divBdr>
        <w:top w:val="none" w:sz="0" w:space="0" w:color="auto"/>
        <w:left w:val="none" w:sz="0" w:space="0" w:color="auto"/>
        <w:bottom w:val="none" w:sz="0" w:space="0" w:color="auto"/>
        <w:right w:val="none" w:sz="0" w:space="0" w:color="auto"/>
      </w:divBdr>
    </w:div>
    <w:div w:id="732852076">
      <w:bodyDiv w:val="1"/>
      <w:marLeft w:val="0"/>
      <w:marRight w:val="0"/>
      <w:marTop w:val="0"/>
      <w:marBottom w:val="0"/>
      <w:divBdr>
        <w:top w:val="none" w:sz="0" w:space="0" w:color="auto"/>
        <w:left w:val="none" w:sz="0" w:space="0" w:color="auto"/>
        <w:bottom w:val="none" w:sz="0" w:space="0" w:color="auto"/>
        <w:right w:val="none" w:sz="0" w:space="0" w:color="auto"/>
      </w:divBdr>
      <w:divsChild>
        <w:div w:id="1901211362">
          <w:marLeft w:val="0"/>
          <w:marRight w:val="0"/>
          <w:marTop w:val="0"/>
          <w:marBottom w:val="0"/>
          <w:divBdr>
            <w:top w:val="none" w:sz="0" w:space="0" w:color="auto"/>
            <w:left w:val="none" w:sz="0" w:space="0" w:color="auto"/>
            <w:bottom w:val="none" w:sz="0" w:space="0" w:color="auto"/>
            <w:right w:val="none" w:sz="0" w:space="0" w:color="auto"/>
          </w:divBdr>
          <w:divsChild>
            <w:div w:id="1579706465">
              <w:marLeft w:val="0"/>
              <w:marRight w:val="0"/>
              <w:marTop w:val="0"/>
              <w:marBottom w:val="0"/>
              <w:divBdr>
                <w:top w:val="none" w:sz="0" w:space="0" w:color="auto"/>
                <w:left w:val="none" w:sz="0" w:space="0" w:color="auto"/>
                <w:bottom w:val="none" w:sz="0" w:space="0" w:color="auto"/>
                <w:right w:val="none" w:sz="0" w:space="0" w:color="auto"/>
              </w:divBdr>
              <w:divsChild>
                <w:div w:id="1626960890">
                  <w:marLeft w:val="0"/>
                  <w:marRight w:val="0"/>
                  <w:marTop w:val="0"/>
                  <w:marBottom w:val="0"/>
                  <w:divBdr>
                    <w:top w:val="none" w:sz="0" w:space="0" w:color="auto"/>
                    <w:left w:val="none" w:sz="0" w:space="0" w:color="auto"/>
                    <w:bottom w:val="none" w:sz="0" w:space="0" w:color="auto"/>
                    <w:right w:val="none" w:sz="0" w:space="0" w:color="auto"/>
                  </w:divBdr>
                  <w:divsChild>
                    <w:div w:id="14238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593561">
      <w:bodyDiv w:val="1"/>
      <w:marLeft w:val="0"/>
      <w:marRight w:val="0"/>
      <w:marTop w:val="0"/>
      <w:marBottom w:val="0"/>
      <w:divBdr>
        <w:top w:val="none" w:sz="0" w:space="0" w:color="auto"/>
        <w:left w:val="none" w:sz="0" w:space="0" w:color="auto"/>
        <w:bottom w:val="none" w:sz="0" w:space="0" w:color="auto"/>
        <w:right w:val="none" w:sz="0" w:space="0" w:color="auto"/>
      </w:divBdr>
      <w:divsChild>
        <w:div w:id="1177689228">
          <w:marLeft w:val="0"/>
          <w:marRight w:val="0"/>
          <w:marTop w:val="0"/>
          <w:marBottom w:val="0"/>
          <w:divBdr>
            <w:top w:val="none" w:sz="0" w:space="0" w:color="auto"/>
            <w:left w:val="none" w:sz="0" w:space="0" w:color="auto"/>
            <w:bottom w:val="none" w:sz="0" w:space="0" w:color="auto"/>
            <w:right w:val="none" w:sz="0" w:space="0" w:color="auto"/>
          </w:divBdr>
          <w:divsChild>
            <w:div w:id="395780357">
              <w:marLeft w:val="0"/>
              <w:marRight w:val="0"/>
              <w:marTop w:val="0"/>
              <w:marBottom w:val="0"/>
              <w:divBdr>
                <w:top w:val="none" w:sz="0" w:space="0" w:color="auto"/>
                <w:left w:val="none" w:sz="0" w:space="0" w:color="auto"/>
                <w:bottom w:val="none" w:sz="0" w:space="0" w:color="auto"/>
                <w:right w:val="none" w:sz="0" w:space="0" w:color="auto"/>
              </w:divBdr>
              <w:divsChild>
                <w:div w:id="5900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73150">
      <w:bodyDiv w:val="1"/>
      <w:marLeft w:val="0"/>
      <w:marRight w:val="0"/>
      <w:marTop w:val="0"/>
      <w:marBottom w:val="0"/>
      <w:divBdr>
        <w:top w:val="none" w:sz="0" w:space="0" w:color="auto"/>
        <w:left w:val="none" w:sz="0" w:space="0" w:color="auto"/>
        <w:bottom w:val="none" w:sz="0" w:space="0" w:color="auto"/>
        <w:right w:val="none" w:sz="0" w:space="0" w:color="auto"/>
      </w:divBdr>
      <w:divsChild>
        <w:div w:id="482815250">
          <w:marLeft w:val="0"/>
          <w:marRight w:val="0"/>
          <w:marTop w:val="0"/>
          <w:marBottom w:val="0"/>
          <w:divBdr>
            <w:top w:val="none" w:sz="0" w:space="0" w:color="auto"/>
            <w:left w:val="none" w:sz="0" w:space="0" w:color="auto"/>
            <w:bottom w:val="none" w:sz="0" w:space="0" w:color="auto"/>
            <w:right w:val="none" w:sz="0" w:space="0" w:color="auto"/>
          </w:divBdr>
          <w:divsChild>
            <w:div w:id="5331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89331">
      <w:bodyDiv w:val="1"/>
      <w:marLeft w:val="0"/>
      <w:marRight w:val="0"/>
      <w:marTop w:val="0"/>
      <w:marBottom w:val="0"/>
      <w:divBdr>
        <w:top w:val="none" w:sz="0" w:space="0" w:color="auto"/>
        <w:left w:val="none" w:sz="0" w:space="0" w:color="auto"/>
        <w:bottom w:val="none" w:sz="0" w:space="0" w:color="auto"/>
        <w:right w:val="none" w:sz="0" w:space="0" w:color="auto"/>
      </w:divBdr>
    </w:div>
    <w:div w:id="752819254">
      <w:bodyDiv w:val="1"/>
      <w:marLeft w:val="0"/>
      <w:marRight w:val="0"/>
      <w:marTop w:val="0"/>
      <w:marBottom w:val="0"/>
      <w:divBdr>
        <w:top w:val="none" w:sz="0" w:space="0" w:color="auto"/>
        <w:left w:val="none" w:sz="0" w:space="0" w:color="auto"/>
        <w:bottom w:val="none" w:sz="0" w:space="0" w:color="auto"/>
        <w:right w:val="none" w:sz="0" w:space="0" w:color="auto"/>
      </w:divBdr>
      <w:divsChild>
        <w:div w:id="351613486">
          <w:marLeft w:val="0"/>
          <w:marRight w:val="0"/>
          <w:marTop w:val="0"/>
          <w:marBottom w:val="0"/>
          <w:divBdr>
            <w:top w:val="none" w:sz="0" w:space="0" w:color="auto"/>
            <w:left w:val="none" w:sz="0" w:space="0" w:color="auto"/>
            <w:bottom w:val="none" w:sz="0" w:space="0" w:color="auto"/>
            <w:right w:val="none" w:sz="0" w:space="0" w:color="auto"/>
          </w:divBdr>
          <w:divsChild>
            <w:div w:id="86247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11684">
      <w:bodyDiv w:val="1"/>
      <w:marLeft w:val="0"/>
      <w:marRight w:val="0"/>
      <w:marTop w:val="0"/>
      <w:marBottom w:val="0"/>
      <w:divBdr>
        <w:top w:val="none" w:sz="0" w:space="0" w:color="auto"/>
        <w:left w:val="none" w:sz="0" w:space="0" w:color="auto"/>
        <w:bottom w:val="none" w:sz="0" w:space="0" w:color="auto"/>
        <w:right w:val="none" w:sz="0" w:space="0" w:color="auto"/>
      </w:divBdr>
    </w:div>
    <w:div w:id="768934622">
      <w:bodyDiv w:val="1"/>
      <w:marLeft w:val="0"/>
      <w:marRight w:val="0"/>
      <w:marTop w:val="0"/>
      <w:marBottom w:val="0"/>
      <w:divBdr>
        <w:top w:val="none" w:sz="0" w:space="0" w:color="auto"/>
        <w:left w:val="none" w:sz="0" w:space="0" w:color="auto"/>
        <w:bottom w:val="none" w:sz="0" w:space="0" w:color="auto"/>
        <w:right w:val="none" w:sz="0" w:space="0" w:color="auto"/>
      </w:divBdr>
    </w:div>
    <w:div w:id="777870078">
      <w:bodyDiv w:val="1"/>
      <w:marLeft w:val="0"/>
      <w:marRight w:val="0"/>
      <w:marTop w:val="0"/>
      <w:marBottom w:val="0"/>
      <w:divBdr>
        <w:top w:val="none" w:sz="0" w:space="0" w:color="auto"/>
        <w:left w:val="none" w:sz="0" w:space="0" w:color="auto"/>
        <w:bottom w:val="none" w:sz="0" w:space="0" w:color="auto"/>
        <w:right w:val="none" w:sz="0" w:space="0" w:color="auto"/>
      </w:divBdr>
    </w:div>
    <w:div w:id="778068334">
      <w:bodyDiv w:val="1"/>
      <w:marLeft w:val="0"/>
      <w:marRight w:val="0"/>
      <w:marTop w:val="0"/>
      <w:marBottom w:val="0"/>
      <w:divBdr>
        <w:top w:val="none" w:sz="0" w:space="0" w:color="auto"/>
        <w:left w:val="none" w:sz="0" w:space="0" w:color="auto"/>
        <w:bottom w:val="none" w:sz="0" w:space="0" w:color="auto"/>
        <w:right w:val="none" w:sz="0" w:space="0" w:color="auto"/>
      </w:divBdr>
    </w:div>
    <w:div w:id="779031104">
      <w:bodyDiv w:val="1"/>
      <w:marLeft w:val="0"/>
      <w:marRight w:val="0"/>
      <w:marTop w:val="0"/>
      <w:marBottom w:val="0"/>
      <w:divBdr>
        <w:top w:val="none" w:sz="0" w:space="0" w:color="auto"/>
        <w:left w:val="none" w:sz="0" w:space="0" w:color="auto"/>
        <w:bottom w:val="none" w:sz="0" w:space="0" w:color="auto"/>
        <w:right w:val="none" w:sz="0" w:space="0" w:color="auto"/>
      </w:divBdr>
    </w:div>
    <w:div w:id="785079020">
      <w:bodyDiv w:val="1"/>
      <w:marLeft w:val="0"/>
      <w:marRight w:val="0"/>
      <w:marTop w:val="0"/>
      <w:marBottom w:val="0"/>
      <w:divBdr>
        <w:top w:val="none" w:sz="0" w:space="0" w:color="auto"/>
        <w:left w:val="none" w:sz="0" w:space="0" w:color="auto"/>
        <w:bottom w:val="none" w:sz="0" w:space="0" w:color="auto"/>
        <w:right w:val="none" w:sz="0" w:space="0" w:color="auto"/>
      </w:divBdr>
    </w:div>
    <w:div w:id="788085262">
      <w:bodyDiv w:val="1"/>
      <w:marLeft w:val="0"/>
      <w:marRight w:val="0"/>
      <w:marTop w:val="0"/>
      <w:marBottom w:val="0"/>
      <w:divBdr>
        <w:top w:val="none" w:sz="0" w:space="0" w:color="auto"/>
        <w:left w:val="none" w:sz="0" w:space="0" w:color="auto"/>
        <w:bottom w:val="none" w:sz="0" w:space="0" w:color="auto"/>
        <w:right w:val="none" w:sz="0" w:space="0" w:color="auto"/>
      </w:divBdr>
    </w:div>
    <w:div w:id="788358042">
      <w:bodyDiv w:val="1"/>
      <w:marLeft w:val="0"/>
      <w:marRight w:val="0"/>
      <w:marTop w:val="0"/>
      <w:marBottom w:val="0"/>
      <w:divBdr>
        <w:top w:val="none" w:sz="0" w:space="0" w:color="auto"/>
        <w:left w:val="none" w:sz="0" w:space="0" w:color="auto"/>
        <w:bottom w:val="none" w:sz="0" w:space="0" w:color="auto"/>
        <w:right w:val="none" w:sz="0" w:space="0" w:color="auto"/>
      </w:divBdr>
    </w:div>
    <w:div w:id="792021268">
      <w:bodyDiv w:val="1"/>
      <w:marLeft w:val="0"/>
      <w:marRight w:val="0"/>
      <w:marTop w:val="0"/>
      <w:marBottom w:val="0"/>
      <w:divBdr>
        <w:top w:val="none" w:sz="0" w:space="0" w:color="auto"/>
        <w:left w:val="none" w:sz="0" w:space="0" w:color="auto"/>
        <w:bottom w:val="none" w:sz="0" w:space="0" w:color="auto"/>
        <w:right w:val="none" w:sz="0" w:space="0" w:color="auto"/>
      </w:divBdr>
    </w:div>
    <w:div w:id="792210268">
      <w:bodyDiv w:val="1"/>
      <w:marLeft w:val="0"/>
      <w:marRight w:val="0"/>
      <w:marTop w:val="0"/>
      <w:marBottom w:val="0"/>
      <w:divBdr>
        <w:top w:val="none" w:sz="0" w:space="0" w:color="auto"/>
        <w:left w:val="none" w:sz="0" w:space="0" w:color="auto"/>
        <w:bottom w:val="none" w:sz="0" w:space="0" w:color="auto"/>
        <w:right w:val="none" w:sz="0" w:space="0" w:color="auto"/>
      </w:divBdr>
    </w:div>
    <w:div w:id="793259045">
      <w:bodyDiv w:val="1"/>
      <w:marLeft w:val="0"/>
      <w:marRight w:val="0"/>
      <w:marTop w:val="0"/>
      <w:marBottom w:val="0"/>
      <w:divBdr>
        <w:top w:val="none" w:sz="0" w:space="0" w:color="auto"/>
        <w:left w:val="none" w:sz="0" w:space="0" w:color="auto"/>
        <w:bottom w:val="none" w:sz="0" w:space="0" w:color="auto"/>
        <w:right w:val="none" w:sz="0" w:space="0" w:color="auto"/>
      </w:divBdr>
    </w:div>
    <w:div w:id="800611927">
      <w:bodyDiv w:val="1"/>
      <w:marLeft w:val="0"/>
      <w:marRight w:val="0"/>
      <w:marTop w:val="0"/>
      <w:marBottom w:val="0"/>
      <w:divBdr>
        <w:top w:val="none" w:sz="0" w:space="0" w:color="auto"/>
        <w:left w:val="none" w:sz="0" w:space="0" w:color="auto"/>
        <w:bottom w:val="none" w:sz="0" w:space="0" w:color="auto"/>
        <w:right w:val="none" w:sz="0" w:space="0" w:color="auto"/>
      </w:divBdr>
    </w:div>
    <w:div w:id="813064206">
      <w:bodyDiv w:val="1"/>
      <w:marLeft w:val="0"/>
      <w:marRight w:val="0"/>
      <w:marTop w:val="0"/>
      <w:marBottom w:val="0"/>
      <w:divBdr>
        <w:top w:val="none" w:sz="0" w:space="0" w:color="auto"/>
        <w:left w:val="none" w:sz="0" w:space="0" w:color="auto"/>
        <w:bottom w:val="none" w:sz="0" w:space="0" w:color="auto"/>
        <w:right w:val="none" w:sz="0" w:space="0" w:color="auto"/>
      </w:divBdr>
    </w:div>
    <w:div w:id="815684243">
      <w:bodyDiv w:val="1"/>
      <w:marLeft w:val="0"/>
      <w:marRight w:val="0"/>
      <w:marTop w:val="0"/>
      <w:marBottom w:val="0"/>
      <w:divBdr>
        <w:top w:val="none" w:sz="0" w:space="0" w:color="auto"/>
        <w:left w:val="none" w:sz="0" w:space="0" w:color="auto"/>
        <w:bottom w:val="none" w:sz="0" w:space="0" w:color="auto"/>
        <w:right w:val="none" w:sz="0" w:space="0" w:color="auto"/>
      </w:divBdr>
    </w:div>
    <w:div w:id="817190295">
      <w:bodyDiv w:val="1"/>
      <w:marLeft w:val="0"/>
      <w:marRight w:val="0"/>
      <w:marTop w:val="0"/>
      <w:marBottom w:val="0"/>
      <w:divBdr>
        <w:top w:val="none" w:sz="0" w:space="0" w:color="auto"/>
        <w:left w:val="none" w:sz="0" w:space="0" w:color="auto"/>
        <w:bottom w:val="none" w:sz="0" w:space="0" w:color="auto"/>
        <w:right w:val="none" w:sz="0" w:space="0" w:color="auto"/>
      </w:divBdr>
    </w:div>
    <w:div w:id="825316538">
      <w:bodyDiv w:val="1"/>
      <w:marLeft w:val="0"/>
      <w:marRight w:val="0"/>
      <w:marTop w:val="0"/>
      <w:marBottom w:val="0"/>
      <w:divBdr>
        <w:top w:val="none" w:sz="0" w:space="0" w:color="auto"/>
        <w:left w:val="none" w:sz="0" w:space="0" w:color="auto"/>
        <w:bottom w:val="none" w:sz="0" w:space="0" w:color="auto"/>
        <w:right w:val="none" w:sz="0" w:space="0" w:color="auto"/>
      </w:divBdr>
      <w:divsChild>
        <w:div w:id="1721515841">
          <w:marLeft w:val="0"/>
          <w:marRight w:val="0"/>
          <w:marTop w:val="0"/>
          <w:marBottom w:val="0"/>
          <w:divBdr>
            <w:top w:val="none" w:sz="0" w:space="0" w:color="auto"/>
            <w:left w:val="none" w:sz="0" w:space="0" w:color="auto"/>
            <w:bottom w:val="none" w:sz="0" w:space="0" w:color="auto"/>
            <w:right w:val="none" w:sz="0" w:space="0" w:color="auto"/>
          </w:divBdr>
          <w:divsChild>
            <w:div w:id="1212302790">
              <w:marLeft w:val="0"/>
              <w:marRight w:val="0"/>
              <w:marTop w:val="0"/>
              <w:marBottom w:val="0"/>
              <w:divBdr>
                <w:top w:val="none" w:sz="0" w:space="0" w:color="auto"/>
                <w:left w:val="none" w:sz="0" w:space="0" w:color="auto"/>
                <w:bottom w:val="none" w:sz="0" w:space="0" w:color="auto"/>
                <w:right w:val="none" w:sz="0" w:space="0" w:color="auto"/>
              </w:divBdr>
              <w:divsChild>
                <w:div w:id="84116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682959">
      <w:bodyDiv w:val="1"/>
      <w:marLeft w:val="0"/>
      <w:marRight w:val="0"/>
      <w:marTop w:val="0"/>
      <w:marBottom w:val="0"/>
      <w:divBdr>
        <w:top w:val="none" w:sz="0" w:space="0" w:color="auto"/>
        <w:left w:val="none" w:sz="0" w:space="0" w:color="auto"/>
        <w:bottom w:val="none" w:sz="0" w:space="0" w:color="auto"/>
        <w:right w:val="none" w:sz="0" w:space="0" w:color="auto"/>
      </w:divBdr>
      <w:divsChild>
        <w:div w:id="1222060663">
          <w:marLeft w:val="0"/>
          <w:marRight w:val="0"/>
          <w:marTop w:val="0"/>
          <w:marBottom w:val="0"/>
          <w:divBdr>
            <w:top w:val="none" w:sz="0" w:space="0" w:color="auto"/>
            <w:left w:val="none" w:sz="0" w:space="0" w:color="auto"/>
            <w:bottom w:val="none" w:sz="0" w:space="0" w:color="auto"/>
            <w:right w:val="none" w:sz="0" w:space="0" w:color="auto"/>
          </w:divBdr>
          <w:divsChild>
            <w:div w:id="1638607026">
              <w:marLeft w:val="0"/>
              <w:marRight w:val="0"/>
              <w:marTop w:val="0"/>
              <w:marBottom w:val="0"/>
              <w:divBdr>
                <w:top w:val="none" w:sz="0" w:space="0" w:color="auto"/>
                <w:left w:val="none" w:sz="0" w:space="0" w:color="auto"/>
                <w:bottom w:val="none" w:sz="0" w:space="0" w:color="auto"/>
                <w:right w:val="none" w:sz="0" w:space="0" w:color="auto"/>
              </w:divBdr>
              <w:divsChild>
                <w:div w:id="415637372">
                  <w:marLeft w:val="0"/>
                  <w:marRight w:val="0"/>
                  <w:marTop w:val="0"/>
                  <w:marBottom w:val="0"/>
                  <w:divBdr>
                    <w:top w:val="none" w:sz="0" w:space="0" w:color="auto"/>
                    <w:left w:val="none" w:sz="0" w:space="0" w:color="auto"/>
                    <w:bottom w:val="none" w:sz="0" w:space="0" w:color="auto"/>
                    <w:right w:val="none" w:sz="0" w:space="0" w:color="auto"/>
                  </w:divBdr>
                  <w:divsChild>
                    <w:div w:id="345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161125">
      <w:bodyDiv w:val="1"/>
      <w:marLeft w:val="0"/>
      <w:marRight w:val="0"/>
      <w:marTop w:val="0"/>
      <w:marBottom w:val="0"/>
      <w:divBdr>
        <w:top w:val="none" w:sz="0" w:space="0" w:color="auto"/>
        <w:left w:val="none" w:sz="0" w:space="0" w:color="auto"/>
        <w:bottom w:val="none" w:sz="0" w:space="0" w:color="auto"/>
        <w:right w:val="none" w:sz="0" w:space="0" w:color="auto"/>
      </w:divBdr>
    </w:div>
    <w:div w:id="840698381">
      <w:bodyDiv w:val="1"/>
      <w:marLeft w:val="0"/>
      <w:marRight w:val="0"/>
      <w:marTop w:val="0"/>
      <w:marBottom w:val="0"/>
      <w:divBdr>
        <w:top w:val="none" w:sz="0" w:space="0" w:color="auto"/>
        <w:left w:val="none" w:sz="0" w:space="0" w:color="auto"/>
        <w:bottom w:val="none" w:sz="0" w:space="0" w:color="auto"/>
        <w:right w:val="none" w:sz="0" w:space="0" w:color="auto"/>
      </w:divBdr>
    </w:div>
    <w:div w:id="844786459">
      <w:bodyDiv w:val="1"/>
      <w:marLeft w:val="0"/>
      <w:marRight w:val="0"/>
      <w:marTop w:val="0"/>
      <w:marBottom w:val="0"/>
      <w:divBdr>
        <w:top w:val="none" w:sz="0" w:space="0" w:color="auto"/>
        <w:left w:val="none" w:sz="0" w:space="0" w:color="auto"/>
        <w:bottom w:val="none" w:sz="0" w:space="0" w:color="auto"/>
        <w:right w:val="none" w:sz="0" w:space="0" w:color="auto"/>
      </w:divBdr>
      <w:divsChild>
        <w:div w:id="1130438239">
          <w:marLeft w:val="0"/>
          <w:marRight w:val="0"/>
          <w:marTop w:val="0"/>
          <w:marBottom w:val="0"/>
          <w:divBdr>
            <w:top w:val="none" w:sz="0" w:space="0" w:color="auto"/>
            <w:left w:val="none" w:sz="0" w:space="0" w:color="auto"/>
            <w:bottom w:val="none" w:sz="0" w:space="0" w:color="auto"/>
            <w:right w:val="none" w:sz="0" w:space="0" w:color="auto"/>
          </w:divBdr>
          <w:divsChild>
            <w:div w:id="357656528">
              <w:marLeft w:val="0"/>
              <w:marRight w:val="0"/>
              <w:marTop w:val="0"/>
              <w:marBottom w:val="0"/>
              <w:divBdr>
                <w:top w:val="none" w:sz="0" w:space="0" w:color="auto"/>
                <w:left w:val="none" w:sz="0" w:space="0" w:color="auto"/>
                <w:bottom w:val="none" w:sz="0" w:space="0" w:color="auto"/>
                <w:right w:val="none" w:sz="0" w:space="0" w:color="auto"/>
              </w:divBdr>
              <w:divsChild>
                <w:div w:id="176202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128519">
      <w:bodyDiv w:val="1"/>
      <w:marLeft w:val="0"/>
      <w:marRight w:val="0"/>
      <w:marTop w:val="0"/>
      <w:marBottom w:val="0"/>
      <w:divBdr>
        <w:top w:val="none" w:sz="0" w:space="0" w:color="auto"/>
        <w:left w:val="none" w:sz="0" w:space="0" w:color="auto"/>
        <w:bottom w:val="none" w:sz="0" w:space="0" w:color="auto"/>
        <w:right w:val="none" w:sz="0" w:space="0" w:color="auto"/>
      </w:divBdr>
    </w:div>
    <w:div w:id="860780026">
      <w:bodyDiv w:val="1"/>
      <w:marLeft w:val="0"/>
      <w:marRight w:val="0"/>
      <w:marTop w:val="0"/>
      <w:marBottom w:val="0"/>
      <w:divBdr>
        <w:top w:val="none" w:sz="0" w:space="0" w:color="auto"/>
        <w:left w:val="none" w:sz="0" w:space="0" w:color="auto"/>
        <w:bottom w:val="none" w:sz="0" w:space="0" w:color="auto"/>
        <w:right w:val="none" w:sz="0" w:space="0" w:color="auto"/>
      </w:divBdr>
    </w:div>
    <w:div w:id="861432773">
      <w:bodyDiv w:val="1"/>
      <w:marLeft w:val="0"/>
      <w:marRight w:val="0"/>
      <w:marTop w:val="0"/>
      <w:marBottom w:val="0"/>
      <w:divBdr>
        <w:top w:val="none" w:sz="0" w:space="0" w:color="auto"/>
        <w:left w:val="none" w:sz="0" w:space="0" w:color="auto"/>
        <w:bottom w:val="none" w:sz="0" w:space="0" w:color="auto"/>
        <w:right w:val="none" w:sz="0" w:space="0" w:color="auto"/>
      </w:divBdr>
    </w:div>
    <w:div w:id="869336160">
      <w:bodyDiv w:val="1"/>
      <w:marLeft w:val="0"/>
      <w:marRight w:val="0"/>
      <w:marTop w:val="0"/>
      <w:marBottom w:val="0"/>
      <w:divBdr>
        <w:top w:val="none" w:sz="0" w:space="0" w:color="auto"/>
        <w:left w:val="none" w:sz="0" w:space="0" w:color="auto"/>
        <w:bottom w:val="none" w:sz="0" w:space="0" w:color="auto"/>
        <w:right w:val="none" w:sz="0" w:space="0" w:color="auto"/>
      </w:divBdr>
      <w:divsChild>
        <w:div w:id="764036793">
          <w:marLeft w:val="0"/>
          <w:marRight w:val="0"/>
          <w:marTop w:val="0"/>
          <w:marBottom w:val="0"/>
          <w:divBdr>
            <w:top w:val="none" w:sz="0" w:space="0" w:color="auto"/>
            <w:left w:val="none" w:sz="0" w:space="0" w:color="auto"/>
            <w:bottom w:val="none" w:sz="0" w:space="0" w:color="auto"/>
            <w:right w:val="none" w:sz="0" w:space="0" w:color="auto"/>
          </w:divBdr>
          <w:divsChild>
            <w:div w:id="198758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740797">
      <w:bodyDiv w:val="1"/>
      <w:marLeft w:val="0"/>
      <w:marRight w:val="0"/>
      <w:marTop w:val="0"/>
      <w:marBottom w:val="0"/>
      <w:divBdr>
        <w:top w:val="none" w:sz="0" w:space="0" w:color="auto"/>
        <w:left w:val="none" w:sz="0" w:space="0" w:color="auto"/>
        <w:bottom w:val="none" w:sz="0" w:space="0" w:color="auto"/>
        <w:right w:val="none" w:sz="0" w:space="0" w:color="auto"/>
      </w:divBdr>
    </w:div>
    <w:div w:id="889028269">
      <w:bodyDiv w:val="1"/>
      <w:marLeft w:val="0"/>
      <w:marRight w:val="0"/>
      <w:marTop w:val="0"/>
      <w:marBottom w:val="0"/>
      <w:divBdr>
        <w:top w:val="none" w:sz="0" w:space="0" w:color="auto"/>
        <w:left w:val="none" w:sz="0" w:space="0" w:color="auto"/>
        <w:bottom w:val="none" w:sz="0" w:space="0" w:color="auto"/>
        <w:right w:val="none" w:sz="0" w:space="0" w:color="auto"/>
      </w:divBdr>
      <w:divsChild>
        <w:div w:id="134808551">
          <w:marLeft w:val="0"/>
          <w:marRight w:val="0"/>
          <w:marTop w:val="0"/>
          <w:marBottom w:val="0"/>
          <w:divBdr>
            <w:top w:val="none" w:sz="0" w:space="0" w:color="auto"/>
            <w:left w:val="none" w:sz="0" w:space="0" w:color="auto"/>
            <w:bottom w:val="none" w:sz="0" w:space="0" w:color="auto"/>
            <w:right w:val="none" w:sz="0" w:space="0" w:color="auto"/>
          </w:divBdr>
          <w:divsChild>
            <w:div w:id="1305158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9063">
      <w:bodyDiv w:val="1"/>
      <w:marLeft w:val="0"/>
      <w:marRight w:val="0"/>
      <w:marTop w:val="0"/>
      <w:marBottom w:val="0"/>
      <w:divBdr>
        <w:top w:val="none" w:sz="0" w:space="0" w:color="auto"/>
        <w:left w:val="none" w:sz="0" w:space="0" w:color="auto"/>
        <w:bottom w:val="none" w:sz="0" w:space="0" w:color="auto"/>
        <w:right w:val="none" w:sz="0" w:space="0" w:color="auto"/>
      </w:divBdr>
    </w:div>
    <w:div w:id="899097337">
      <w:bodyDiv w:val="1"/>
      <w:marLeft w:val="0"/>
      <w:marRight w:val="0"/>
      <w:marTop w:val="0"/>
      <w:marBottom w:val="0"/>
      <w:divBdr>
        <w:top w:val="none" w:sz="0" w:space="0" w:color="auto"/>
        <w:left w:val="none" w:sz="0" w:space="0" w:color="auto"/>
        <w:bottom w:val="none" w:sz="0" w:space="0" w:color="auto"/>
        <w:right w:val="none" w:sz="0" w:space="0" w:color="auto"/>
      </w:divBdr>
    </w:div>
    <w:div w:id="902446703">
      <w:bodyDiv w:val="1"/>
      <w:marLeft w:val="0"/>
      <w:marRight w:val="0"/>
      <w:marTop w:val="0"/>
      <w:marBottom w:val="0"/>
      <w:divBdr>
        <w:top w:val="none" w:sz="0" w:space="0" w:color="auto"/>
        <w:left w:val="none" w:sz="0" w:space="0" w:color="auto"/>
        <w:bottom w:val="none" w:sz="0" w:space="0" w:color="auto"/>
        <w:right w:val="none" w:sz="0" w:space="0" w:color="auto"/>
      </w:divBdr>
      <w:divsChild>
        <w:div w:id="2029062149">
          <w:marLeft w:val="0"/>
          <w:marRight w:val="0"/>
          <w:marTop w:val="0"/>
          <w:marBottom w:val="0"/>
          <w:divBdr>
            <w:top w:val="none" w:sz="0" w:space="0" w:color="auto"/>
            <w:left w:val="none" w:sz="0" w:space="0" w:color="auto"/>
            <w:bottom w:val="none" w:sz="0" w:space="0" w:color="auto"/>
            <w:right w:val="none" w:sz="0" w:space="0" w:color="auto"/>
          </w:divBdr>
          <w:divsChild>
            <w:div w:id="1753426336">
              <w:marLeft w:val="0"/>
              <w:marRight w:val="0"/>
              <w:marTop w:val="0"/>
              <w:marBottom w:val="0"/>
              <w:divBdr>
                <w:top w:val="none" w:sz="0" w:space="0" w:color="auto"/>
                <w:left w:val="none" w:sz="0" w:space="0" w:color="auto"/>
                <w:bottom w:val="none" w:sz="0" w:space="0" w:color="auto"/>
                <w:right w:val="none" w:sz="0" w:space="0" w:color="auto"/>
              </w:divBdr>
              <w:divsChild>
                <w:div w:id="13889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18680">
      <w:bodyDiv w:val="1"/>
      <w:marLeft w:val="0"/>
      <w:marRight w:val="0"/>
      <w:marTop w:val="0"/>
      <w:marBottom w:val="0"/>
      <w:divBdr>
        <w:top w:val="none" w:sz="0" w:space="0" w:color="auto"/>
        <w:left w:val="none" w:sz="0" w:space="0" w:color="auto"/>
        <w:bottom w:val="none" w:sz="0" w:space="0" w:color="auto"/>
        <w:right w:val="none" w:sz="0" w:space="0" w:color="auto"/>
      </w:divBdr>
      <w:divsChild>
        <w:div w:id="994801297">
          <w:marLeft w:val="0"/>
          <w:marRight w:val="0"/>
          <w:marTop w:val="0"/>
          <w:marBottom w:val="0"/>
          <w:divBdr>
            <w:top w:val="none" w:sz="0" w:space="0" w:color="auto"/>
            <w:left w:val="none" w:sz="0" w:space="0" w:color="auto"/>
            <w:bottom w:val="none" w:sz="0" w:space="0" w:color="auto"/>
            <w:right w:val="none" w:sz="0" w:space="0" w:color="auto"/>
          </w:divBdr>
          <w:divsChild>
            <w:div w:id="2006784373">
              <w:marLeft w:val="0"/>
              <w:marRight w:val="0"/>
              <w:marTop w:val="0"/>
              <w:marBottom w:val="0"/>
              <w:divBdr>
                <w:top w:val="none" w:sz="0" w:space="0" w:color="auto"/>
                <w:left w:val="none" w:sz="0" w:space="0" w:color="auto"/>
                <w:bottom w:val="none" w:sz="0" w:space="0" w:color="auto"/>
                <w:right w:val="none" w:sz="0" w:space="0" w:color="auto"/>
              </w:divBdr>
              <w:divsChild>
                <w:div w:id="142561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59476">
      <w:bodyDiv w:val="1"/>
      <w:marLeft w:val="0"/>
      <w:marRight w:val="0"/>
      <w:marTop w:val="0"/>
      <w:marBottom w:val="0"/>
      <w:divBdr>
        <w:top w:val="none" w:sz="0" w:space="0" w:color="auto"/>
        <w:left w:val="none" w:sz="0" w:space="0" w:color="auto"/>
        <w:bottom w:val="none" w:sz="0" w:space="0" w:color="auto"/>
        <w:right w:val="none" w:sz="0" w:space="0" w:color="auto"/>
      </w:divBdr>
    </w:div>
    <w:div w:id="915630255">
      <w:bodyDiv w:val="1"/>
      <w:marLeft w:val="0"/>
      <w:marRight w:val="0"/>
      <w:marTop w:val="0"/>
      <w:marBottom w:val="0"/>
      <w:divBdr>
        <w:top w:val="none" w:sz="0" w:space="0" w:color="auto"/>
        <w:left w:val="none" w:sz="0" w:space="0" w:color="auto"/>
        <w:bottom w:val="none" w:sz="0" w:space="0" w:color="auto"/>
        <w:right w:val="none" w:sz="0" w:space="0" w:color="auto"/>
      </w:divBdr>
      <w:divsChild>
        <w:div w:id="1274240528">
          <w:marLeft w:val="0"/>
          <w:marRight w:val="0"/>
          <w:marTop w:val="0"/>
          <w:marBottom w:val="0"/>
          <w:divBdr>
            <w:top w:val="none" w:sz="0" w:space="0" w:color="auto"/>
            <w:left w:val="none" w:sz="0" w:space="0" w:color="auto"/>
            <w:bottom w:val="none" w:sz="0" w:space="0" w:color="auto"/>
            <w:right w:val="none" w:sz="0" w:space="0" w:color="auto"/>
          </w:divBdr>
          <w:divsChild>
            <w:div w:id="257060437">
              <w:marLeft w:val="0"/>
              <w:marRight w:val="0"/>
              <w:marTop w:val="0"/>
              <w:marBottom w:val="0"/>
              <w:divBdr>
                <w:top w:val="none" w:sz="0" w:space="0" w:color="auto"/>
                <w:left w:val="none" w:sz="0" w:space="0" w:color="auto"/>
                <w:bottom w:val="none" w:sz="0" w:space="0" w:color="auto"/>
                <w:right w:val="none" w:sz="0" w:space="0" w:color="auto"/>
              </w:divBdr>
              <w:divsChild>
                <w:div w:id="154864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266341">
      <w:bodyDiv w:val="1"/>
      <w:marLeft w:val="0"/>
      <w:marRight w:val="0"/>
      <w:marTop w:val="0"/>
      <w:marBottom w:val="0"/>
      <w:divBdr>
        <w:top w:val="none" w:sz="0" w:space="0" w:color="auto"/>
        <w:left w:val="none" w:sz="0" w:space="0" w:color="auto"/>
        <w:bottom w:val="none" w:sz="0" w:space="0" w:color="auto"/>
        <w:right w:val="none" w:sz="0" w:space="0" w:color="auto"/>
      </w:divBdr>
      <w:divsChild>
        <w:div w:id="1804813091">
          <w:marLeft w:val="0"/>
          <w:marRight w:val="0"/>
          <w:marTop w:val="0"/>
          <w:marBottom w:val="0"/>
          <w:divBdr>
            <w:top w:val="none" w:sz="0" w:space="0" w:color="auto"/>
            <w:left w:val="none" w:sz="0" w:space="0" w:color="auto"/>
            <w:bottom w:val="none" w:sz="0" w:space="0" w:color="auto"/>
            <w:right w:val="none" w:sz="0" w:space="0" w:color="auto"/>
          </w:divBdr>
          <w:divsChild>
            <w:div w:id="1182814727">
              <w:marLeft w:val="0"/>
              <w:marRight w:val="0"/>
              <w:marTop w:val="0"/>
              <w:marBottom w:val="0"/>
              <w:divBdr>
                <w:top w:val="none" w:sz="0" w:space="0" w:color="auto"/>
                <w:left w:val="none" w:sz="0" w:space="0" w:color="auto"/>
                <w:bottom w:val="none" w:sz="0" w:space="0" w:color="auto"/>
                <w:right w:val="none" w:sz="0" w:space="0" w:color="auto"/>
              </w:divBdr>
              <w:divsChild>
                <w:div w:id="175709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164429">
      <w:bodyDiv w:val="1"/>
      <w:marLeft w:val="0"/>
      <w:marRight w:val="0"/>
      <w:marTop w:val="0"/>
      <w:marBottom w:val="0"/>
      <w:divBdr>
        <w:top w:val="none" w:sz="0" w:space="0" w:color="auto"/>
        <w:left w:val="none" w:sz="0" w:space="0" w:color="auto"/>
        <w:bottom w:val="none" w:sz="0" w:space="0" w:color="auto"/>
        <w:right w:val="none" w:sz="0" w:space="0" w:color="auto"/>
      </w:divBdr>
      <w:divsChild>
        <w:div w:id="485560476">
          <w:marLeft w:val="0"/>
          <w:marRight w:val="0"/>
          <w:marTop w:val="0"/>
          <w:marBottom w:val="0"/>
          <w:divBdr>
            <w:top w:val="none" w:sz="0" w:space="0" w:color="auto"/>
            <w:left w:val="none" w:sz="0" w:space="0" w:color="auto"/>
            <w:bottom w:val="none" w:sz="0" w:space="0" w:color="auto"/>
            <w:right w:val="none" w:sz="0" w:space="0" w:color="auto"/>
          </w:divBdr>
          <w:divsChild>
            <w:div w:id="850535487">
              <w:marLeft w:val="0"/>
              <w:marRight w:val="0"/>
              <w:marTop w:val="0"/>
              <w:marBottom w:val="0"/>
              <w:divBdr>
                <w:top w:val="none" w:sz="0" w:space="0" w:color="auto"/>
                <w:left w:val="none" w:sz="0" w:space="0" w:color="auto"/>
                <w:bottom w:val="none" w:sz="0" w:space="0" w:color="auto"/>
                <w:right w:val="none" w:sz="0" w:space="0" w:color="auto"/>
              </w:divBdr>
              <w:divsChild>
                <w:div w:id="146769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056402">
      <w:bodyDiv w:val="1"/>
      <w:marLeft w:val="0"/>
      <w:marRight w:val="0"/>
      <w:marTop w:val="0"/>
      <w:marBottom w:val="0"/>
      <w:divBdr>
        <w:top w:val="none" w:sz="0" w:space="0" w:color="auto"/>
        <w:left w:val="none" w:sz="0" w:space="0" w:color="auto"/>
        <w:bottom w:val="none" w:sz="0" w:space="0" w:color="auto"/>
        <w:right w:val="none" w:sz="0" w:space="0" w:color="auto"/>
      </w:divBdr>
      <w:divsChild>
        <w:div w:id="1412192576">
          <w:marLeft w:val="0"/>
          <w:marRight w:val="0"/>
          <w:marTop w:val="0"/>
          <w:marBottom w:val="0"/>
          <w:divBdr>
            <w:top w:val="none" w:sz="0" w:space="0" w:color="auto"/>
            <w:left w:val="none" w:sz="0" w:space="0" w:color="auto"/>
            <w:bottom w:val="none" w:sz="0" w:space="0" w:color="auto"/>
            <w:right w:val="none" w:sz="0" w:space="0" w:color="auto"/>
          </w:divBdr>
        </w:div>
        <w:div w:id="583101836">
          <w:marLeft w:val="0"/>
          <w:marRight w:val="0"/>
          <w:marTop w:val="0"/>
          <w:marBottom w:val="0"/>
          <w:divBdr>
            <w:top w:val="none" w:sz="0" w:space="0" w:color="auto"/>
            <w:left w:val="none" w:sz="0" w:space="0" w:color="auto"/>
            <w:bottom w:val="none" w:sz="0" w:space="0" w:color="auto"/>
            <w:right w:val="none" w:sz="0" w:space="0" w:color="auto"/>
          </w:divBdr>
          <w:divsChild>
            <w:div w:id="362902427">
              <w:marLeft w:val="0"/>
              <w:marRight w:val="0"/>
              <w:marTop w:val="0"/>
              <w:marBottom w:val="0"/>
              <w:divBdr>
                <w:top w:val="none" w:sz="0" w:space="0" w:color="auto"/>
                <w:left w:val="none" w:sz="0" w:space="0" w:color="auto"/>
                <w:bottom w:val="none" w:sz="0" w:space="0" w:color="auto"/>
                <w:right w:val="none" w:sz="0" w:space="0" w:color="auto"/>
              </w:divBdr>
              <w:divsChild>
                <w:div w:id="1138645572">
                  <w:marLeft w:val="0"/>
                  <w:marRight w:val="0"/>
                  <w:marTop w:val="0"/>
                  <w:marBottom w:val="0"/>
                  <w:divBdr>
                    <w:top w:val="none" w:sz="0" w:space="0" w:color="auto"/>
                    <w:left w:val="none" w:sz="0" w:space="0" w:color="auto"/>
                    <w:bottom w:val="none" w:sz="0" w:space="0" w:color="auto"/>
                    <w:right w:val="none" w:sz="0" w:space="0" w:color="auto"/>
                  </w:divBdr>
                  <w:divsChild>
                    <w:div w:id="1117529706">
                      <w:marLeft w:val="0"/>
                      <w:marRight w:val="0"/>
                      <w:marTop w:val="0"/>
                      <w:marBottom w:val="0"/>
                      <w:divBdr>
                        <w:top w:val="none" w:sz="0" w:space="0" w:color="auto"/>
                        <w:left w:val="none" w:sz="0" w:space="0" w:color="auto"/>
                        <w:bottom w:val="none" w:sz="0" w:space="0" w:color="auto"/>
                        <w:right w:val="none" w:sz="0" w:space="0" w:color="auto"/>
                      </w:divBdr>
                      <w:divsChild>
                        <w:div w:id="1384404856">
                          <w:marLeft w:val="0"/>
                          <w:marRight w:val="0"/>
                          <w:marTop w:val="0"/>
                          <w:marBottom w:val="0"/>
                          <w:divBdr>
                            <w:top w:val="none" w:sz="0" w:space="0" w:color="auto"/>
                            <w:left w:val="none" w:sz="0" w:space="0" w:color="auto"/>
                            <w:bottom w:val="none" w:sz="0" w:space="0" w:color="auto"/>
                            <w:right w:val="none" w:sz="0" w:space="0" w:color="auto"/>
                          </w:divBdr>
                          <w:divsChild>
                            <w:div w:id="11776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683998">
      <w:bodyDiv w:val="1"/>
      <w:marLeft w:val="0"/>
      <w:marRight w:val="0"/>
      <w:marTop w:val="0"/>
      <w:marBottom w:val="0"/>
      <w:divBdr>
        <w:top w:val="none" w:sz="0" w:space="0" w:color="auto"/>
        <w:left w:val="none" w:sz="0" w:space="0" w:color="auto"/>
        <w:bottom w:val="none" w:sz="0" w:space="0" w:color="auto"/>
        <w:right w:val="none" w:sz="0" w:space="0" w:color="auto"/>
      </w:divBdr>
      <w:divsChild>
        <w:div w:id="1866863368">
          <w:marLeft w:val="0"/>
          <w:marRight w:val="0"/>
          <w:marTop w:val="0"/>
          <w:marBottom w:val="0"/>
          <w:divBdr>
            <w:top w:val="none" w:sz="0" w:space="0" w:color="auto"/>
            <w:left w:val="none" w:sz="0" w:space="0" w:color="auto"/>
            <w:bottom w:val="none" w:sz="0" w:space="0" w:color="auto"/>
            <w:right w:val="none" w:sz="0" w:space="0" w:color="auto"/>
          </w:divBdr>
          <w:divsChild>
            <w:div w:id="407730564">
              <w:marLeft w:val="0"/>
              <w:marRight w:val="0"/>
              <w:marTop w:val="0"/>
              <w:marBottom w:val="0"/>
              <w:divBdr>
                <w:top w:val="none" w:sz="0" w:space="0" w:color="auto"/>
                <w:left w:val="none" w:sz="0" w:space="0" w:color="auto"/>
                <w:bottom w:val="none" w:sz="0" w:space="0" w:color="auto"/>
                <w:right w:val="none" w:sz="0" w:space="0" w:color="auto"/>
              </w:divBdr>
              <w:divsChild>
                <w:div w:id="206506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706555">
      <w:bodyDiv w:val="1"/>
      <w:marLeft w:val="0"/>
      <w:marRight w:val="0"/>
      <w:marTop w:val="0"/>
      <w:marBottom w:val="0"/>
      <w:divBdr>
        <w:top w:val="none" w:sz="0" w:space="0" w:color="auto"/>
        <w:left w:val="none" w:sz="0" w:space="0" w:color="auto"/>
        <w:bottom w:val="none" w:sz="0" w:space="0" w:color="auto"/>
        <w:right w:val="none" w:sz="0" w:space="0" w:color="auto"/>
      </w:divBdr>
    </w:div>
    <w:div w:id="959384477">
      <w:bodyDiv w:val="1"/>
      <w:marLeft w:val="0"/>
      <w:marRight w:val="0"/>
      <w:marTop w:val="0"/>
      <w:marBottom w:val="0"/>
      <w:divBdr>
        <w:top w:val="none" w:sz="0" w:space="0" w:color="auto"/>
        <w:left w:val="none" w:sz="0" w:space="0" w:color="auto"/>
        <w:bottom w:val="none" w:sz="0" w:space="0" w:color="auto"/>
        <w:right w:val="none" w:sz="0" w:space="0" w:color="auto"/>
      </w:divBdr>
    </w:div>
    <w:div w:id="971448463">
      <w:bodyDiv w:val="1"/>
      <w:marLeft w:val="0"/>
      <w:marRight w:val="0"/>
      <w:marTop w:val="0"/>
      <w:marBottom w:val="0"/>
      <w:divBdr>
        <w:top w:val="none" w:sz="0" w:space="0" w:color="auto"/>
        <w:left w:val="none" w:sz="0" w:space="0" w:color="auto"/>
        <w:bottom w:val="none" w:sz="0" w:space="0" w:color="auto"/>
        <w:right w:val="none" w:sz="0" w:space="0" w:color="auto"/>
      </w:divBdr>
      <w:divsChild>
        <w:div w:id="960065669">
          <w:marLeft w:val="0"/>
          <w:marRight w:val="0"/>
          <w:marTop w:val="0"/>
          <w:marBottom w:val="0"/>
          <w:divBdr>
            <w:top w:val="none" w:sz="0" w:space="0" w:color="auto"/>
            <w:left w:val="none" w:sz="0" w:space="0" w:color="auto"/>
            <w:bottom w:val="none" w:sz="0" w:space="0" w:color="auto"/>
            <w:right w:val="none" w:sz="0" w:space="0" w:color="auto"/>
          </w:divBdr>
          <w:divsChild>
            <w:div w:id="1186749087">
              <w:marLeft w:val="0"/>
              <w:marRight w:val="0"/>
              <w:marTop w:val="0"/>
              <w:marBottom w:val="0"/>
              <w:divBdr>
                <w:top w:val="none" w:sz="0" w:space="0" w:color="auto"/>
                <w:left w:val="none" w:sz="0" w:space="0" w:color="auto"/>
                <w:bottom w:val="none" w:sz="0" w:space="0" w:color="auto"/>
                <w:right w:val="none" w:sz="0" w:space="0" w:color="auto"/>
              </w:divBdr>
              <w:divsChild>
                <w:div w:id="379288703">
                  <w:marLeft w:val="0"/>
                  <w:marRight w:val="0"/>
                  <w:marTop w:val="0"/>
                  <w:marBottom w:val="0"/>
                  <w:divBdr>
                    <w:top w:val="none" w:sz="0" w:space="0" w:color="auto"/>
                    <w:left w:val="none" w:sz="0" w:space="0" w:color="auto"/>
                    <w:bottom w:val="none" w:sz="0" w:space="0" w:color="auto"/>
                    <w:right w:val="none" w:sz="0" w:space="0" w:color="auto"/>
                  </w:divBdr>
                  <w:divsChild>
                    <w:div w:id="806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441028">
      <w:bodyDiv w:val="1"/>
      <w:marLeft w:val="0"/>
      <w:marRight w:val="0"/>
      <w:marTop w:val="0"/>
      <w:marBottom w:val="0"/>
      <w:divBdr>
        <w:top w:val="none" w:sz="0" w:space="0" w:color="auto"/>
        <w:left w:val="none" w:sz="0" w:space="0" w:color="auto"/>
        <w:bottom w:val="none" w:sz="0" w:space="0" w:color="auto"/>
        <w:right w:val="none" w:sz="0" w:space="0" w:color="auto"/>
      </w:divBdr>
    </w:div>
    <w:div w:id="995299348">
      <w:bodyDiv w:val="1"/>
      <w:marLeft w:val="0"/>
      <w:marRight w:val="0"/>
      <w:marTop w:val="0"/>
      <w:marBottom w:val="0"/>
      <w:divBdr>
        <w:top w:val="none" w:sz="0" w:space="0" w:color="auto"/>
        <w:left w:val="none" w:sz="0" w:space="0" w:color="auto"/>
        <w:bottom w:val="none" w:sz="0" w:space="0" w:color="auto"/>
        <w:right w:val="none" w:sz="0" w:space="0" w:color="auto"/>
      </w:divBdr>
    </w:div>
    <w:div w:id="996960920">
      <w:bodyDiv w:val="1"/>
      <w:marLeft w:val="0"/>
      <w:marRight w:val="0"/>
      <w:marTop w:val="0"/>
      <w:marBottom w:val="0"/>
      <w:divBdr>
        <w:top w:val="none" w:sz="0" w:space="0" w:color="auto"/>
        <w:left w:val="none" w:sz="0" w:space="0" w:color="auto"/>
        <w:bottom w:val="none" w:sz="0" w:space="0" w:color="auto"/>
        <w:right w:val="none" w:sz="0" w:space="0" w:color="auto"/>
      </w:divBdr>
    </w:div>
    <w:div w:id="997920442">
      <w:bodyDiv w:val="1"/>
      <w:marLeft w:val="0"/>
      <w:marRight w:val="0"/>
      <w:marTop w:val="0"/>
      <w:marBottom w:val="0"/>
      <w:divBdr>
        <w:top w:val="none" w:sz="0" w:space="0" w:color="auto"/>
        <w:left w:val="none" w:sz="0" w:space="0" w:color="auto"/>
        <w:bottom w:val="none" w:sz="0" w:space="0" w:color="auto"/>
        <w:right w:val="none" w:sz="0" w:space="0" w:color="auto"/>
      </w:divBdr>
    </w:div>
    <w:div w:id="1001155195">
      <w:bodyDiv w:val="1"/>
      <w:marLeft w:val="0"/>
      <w:marRight w:val="0"/>
      <w:marTop w:val="0"/>
      <w:marBottom w:val="0"/>
      <w:divBdr>
        <w:top w:val="none" w:sz="0" w:space="0" w:color="auto"/>
        <w:left w:val="none" w:sz="0" w:space="0" w:color="auto"/>
        <w:bottom w:val="none" w:sz="0" w:space="0" w:color="auto"/>
        <w:right w:val="none" w:sz="0" w:space="0" w:color="auto"/>
      </w:divBdr>
    </w:div>
    <w:div w:id="1002271628">
      <w:bodyDiv w:val="1"/>
      <w:marLeft w:val="0"/>
      <w:marRight w:val="0"/>
      <w:marTop w:val="0"/>
      <w:marBottom w:val="0"/>
      <w:divBdr>
        <w:top w:val="none" w:sz="0" w:space="0" w:color="auto"/>
        <w:left w:val="none" w:sz="0" w:space="0" w:color="auto"/>
        <w:bottom w:val="none" w:sz="0" w:space="0" w:color="auto"/>
        <w:right w:val="none" w:sz="0" w:space="0" w:color="auto"/>
      </w:divBdr>
    </w:div>
    <w:div w:id="1013413623">
      <w:bodyDiv w:val="1"/>
      <w:marLeft w:val="0"/>
      <w:marRight w:val="0"/>
      <w:marTop w:val="0"/>
      <w:marBottom w:val="0"/>
      <w:divBdr>
        <w:top w:val="none" w:sz="0" w:space="0" w:color="auto"/>
        <w:left w:val="none" w:sz="0" w:space="0" w:color="auto"/>
        <w:bottom w:val="none" w:sz="0" w:space="0" w:color="auto"/>
        <w:right w:val="none" w:sz="0" w:space="0" w:color="auto"/>
      </w:divBdr>
    </w:div>
    <w:div w:id="1022627304">
      <w:bodyDiv w:val="1"/>
      <w:marLeft w:val="0"/>
      <w:marRight w:val="0"/>
      <w:marTop w:val="0"/>
      <w:marBottom w:val="0"/>
      <w:divBdr>
        <w:top w:val="none" w:sz="0" w:space="0" w:color="auto"/>
        <w:left w:val="none" w:sz="0" w:space="0" w:color="auto"/>
        <w:bottom w:val="none" w:sz="0" w:space="0" w:color="auto"/>
        <w:right w:val="none" w:sz="0" w:space="0" w:color="auto"/>
      </w:divBdr>
      <w:divsChild>
        <w:div w:id="402218149">
          <w:marLeft w:val="0"/>
          <w:marRight w:val="0"/>
          <w:marTop w:val="0"/>
          <w:marBottom w:val="0"/>
          <w:divBdr>
            <w:top w:val="none" w:sz="0" w:space="0" w:color="auto"/>
            <w:left w:val="none" w:sz="0" w:space="0" w:color="auto"/>
            <w:bottom w:val="none" w:sz="0" w:space="0" w:color="auto"/>
            <w:right w:val="none" w:sz="0" w:space="0" w:color="auto"/>
          </w:divBdr>
          <w:divsChild>
            <w:div w:id="1171943546">
              <w:marLeft w:val="0"/>
              <w:marRight w:val="0"/>
              <w:marTop w:val="0"/>
              <w:marBottom w:val="0"/>
              <w:divBdr>
                <w:top w:val="none" w:sz="0" w:space="0" w:color="auto"/>
                <w:left w:val="none" w:sz="0" w:space="0" w:color="auto"/>
                <w:bottom w:val="none" w:sz="0" w:space="0" w:color="auto"/>
                <w:right w:val="none" w:sz="0" w:space="0" w:color="auto"/>
              </w:divBdr>
              <w:divsChild>
                <w:div w:id="1448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645017">
      <w:bodyDiv w:val="1"/>
      <w:marLeft w:val="0"/>
      <w:marRight w:val="0"/>
      <w:marTop w:val="0"/>
      <w:marBottom w:val="0"/>
      <w:divBdr>
        <w:top w:val="none" w:sz="0" w:space="0" w:color="auto"/>
        <w:left w:val="none" w:sz="0" w:space="0" w:color="auto"/>
        <w:bottom w:val="none" w:sz="0" w:space="0" w:color="auto"/>
        <w:right w:val="none" w:sz="0" w:space="0" w:color="auto"/>
      </w:divBdr>
      <w:divsChild>
        <w:div w:id="1519544095">
          <w:marLeft w:val="0"/>
          <w:marRight w:val="0"/>
          <w:marTop w:val="0"/>
          <w:marBottom w:val="0"/>
          <w:divBdr>
            <w:top w:val="none" w:sz="0" w:space="0" w:color="auto"/>
            <w:left w:val="none" w:sz="0" w:space="0" w:color="auto"/>
            <w:bottom w:val="none" w:sz="0" w:space="0" w:color="auto"/>
            <w:right w:val="none" w:sz="0" w:space="0" w:color="auto"/>
          </w:divBdr>
          <w:divsChild>
            <w:div w:id="530076670">
              <w:marLeft w:val="0"/>
              <w:marRight w:val="0"/>
              <w:marTop w:val="0"/>
              <w:marBottom w:val="0"/>
              <w:divBdr>
                <w:top w:val="none" w:sz="0" w:space="0" w:color="auto"/>
                <w:left w:val="none" w:sz="0" w:space="0" w:color="auto"/>
                <w:bottom w:val="none" w:sz="0" w:space="0" w:color="auto"/>
                <w:right w:val="none" w:sz="0" w:space="0" w:color="auto"/>
              </w:divBdr>
              <w:divsChild>
                <w:div w:id="15984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7058">
      <w:bodyDiv w:val="1"/>
      <w:marLeft w:val="0"/>
      <w:marRight w:val="0"/>
      <w:marTop w:val="0"/>
      <w:marBottom w:val="0"/>
      <w:divBdr>
        <w:top w:val="none" w:sz="0" w:space="0" w:color="auto"/>
        <w:left w:val="none" w:sz="0" w:space="0" w:color="auto"/>
        <w:bottom w:val="none" w:sz="0" w:space="0" w:color="auto"/>
        <w:right w:val="none" w:sz="0" w:space="0" w:color="auto"/>
      </w:divBdr>
      <w:divsChild>
        <w:div w:id="1749576359">
          <w:marLeft w:val="0"/>
          <w:marRight w:val="0"/>
          <w:marTop w:val="0"/>
          <w:marBottom w:val="0"/>
          <w:divBdr>
            <w:top w:val="none" w:sz="0" w:space="0" w:color="auto"/>
            <w:left w:val="none" w:sz="0" w:space="0" w:color="auto"/>
            <w:bottom w:val="none" w:sz="0" w:space="0" w:color="auto"/>
            <w:right w:val="none" w:sz="0" w:space="0" w:color="auto"/>
          </w:divBdr>
          <w:divsChild>
            <w:div w:id="485361393">
              <w:marLeft w:val="0"/>
              <w:marRight w:val="0"/>
              <w:marTop w:val="0"/>
              <w:marBottom w:val="0"/>
              <w:divBdr>
                <w:top w:val="none" w:sz="0" w:space="0" w:color="auto"/>
                <w:left w:val="none" w:sz="0" w:space="0" w:color="auto"/>
                <w:bottom w:val="none" w:sz="0" w:space="0" w:color="auto"/>
                <w:right w:val="none" w:sz="0" w:space="0" w:color="auto"/>
              </w:divBdr>
              <w:divsChild>
                <w:div w:id="128693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48425">
      <w:bodyDiv w:val="1"/>
      <w:marLeft w:val="0"/>
      <w:marRight w:val="0"/>
      <w:marTop w:val="0"/>
      <w:marBottom w:val="0"/>
      <w:divBdr>
        <w:top w:val="none" w:sz="0" w:space="0" w:color="auto"/>
        <w:left w:val="none" w:sz="0" w:space="0" w:color="auto"/>
        <w:bottom w:val="none" w:sz="0" w:space="0" w:color="auto"/>
        <w:right w:val="none" w:sz="0" w:space="0" w:color="auto"/>
      </w:divBdr>
    </w:div>
    <w:div w:id="1043479214">
      <w:bodyDiv w:val="1"/>
      <w:marLeft w:val="0"/>
      <w:marRight w:val="0"/>
      <w:marTop w:val="0"/>
      <w:marBottom w:val="0"/>
      <w:divBdr>
        <w:top w:val="none" w:sz="0" w:space="0" w:color="auto"/>
        <w:left w:val="none" w:sz="0" w:space="0" w:color="auto"/>
        <w:bottom w:val="none" w:sz="0" w:space="0" w:color="auto"/>
        <w:right w:val="none" w:sz="0" w:space="0" w:color="auto"/>
      </w:divBdr>
      <w:divsChild>
        <w:div w:id="1392651535">
          <w:marLeft w:val="0"/>
          <w:marRight w:val="0"/>
          <w:marTop w:val="0"/>
          <w:marBottom w:val="0"/>
          <w:divBdr>
            <w:top w:val="none" w:sz="0" w:space="0" w:color="auto"/>
            <w:left w:val="none" w:sz="0" w:space="0" w:color="auto"/>
            <w:bottom w:val="none" w:sz="0" w:space="0" w:color="auto"/>
            <w:right w:val="none" w:sz="0" w:space="0" w:color="auto"/>
          </w:divBdr>
          <w:divsChild>
            <w:div w:id="1385909018">
              <w:marLeft w:val="0"/>
              <w:marRight w:val="0"/>
              <w:marTop w:val="0"/>
              <w:marBottom w:val="0"/>
              <w:divBdr>
                <w:top w:val="none" w:sz="0" w:space="0" w:color="auto"/>
                <w:left w:val="none" w:sz="0" w:space="0" w:color="auto"/>
                <w:bottom w:val="none" w:sz="0" w:space="0" w:color="auto"/>
                <w:right w:val="none" w:sz="0" w:space="0" w:color="auto"/>
              </w:divBdr>
              <w:divsChild>
                <w:div w:id="6502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833">
      <w:bodyDiv w:val="1"/>
      <w:marLeft w:val="0"/>
      <w:marRight w:val="0"/>
      <w:marTop w:val="0"/>
      <w:marBottom w:val="0"/>
      <w:divBdr>
        <w:top w:val="none" w:sz="0" w:space="0" w:color="auto"/>
        <w:left w:val="none" w:sz="0" w:space="0" w:color="auto"/>
        <w:bottom w:val="none" w:sz="0" w:space="0" w:color="auto"/>
        <w:right w:val="none" w:sz="0" w:space="0" w:color="auto"/>
      </w:divBdr>
    </w:div>
    <w:div w:id="1045788368">
      <w:bodyDiv w:val="1"/>
      <w:marLeft w:val="0"/>
      <w:marRight w:val="0"/>
      <w:marTop w:val="0"/>
      <w:marBottom w:val="0"/>
      <w:divBdr>
        <w:top w:val="none" w:sz="0" w:space="0" w:color="auto"/>
        <w:left w:val="none" w:sz="0" w:space="0" w:color="auto"/>
        <w:bottom w:val="none" w:sz="0" w:space="0" w:color="auto"/>
        <w:right w:val="none" w:sz="0" w:space="0" w:color="auto"/>
      </w:divBdr>
      <w:divsChild>
        <w:div w:id="2125348129">
          <w:marLeft w:val="0"/>
          <w:marRight w:val="0"/>
          <w:marTop w:val="0"/>
          <w:marBottom w:val="0"/>
          <w:divBdr>
            <w:top w:val="none" w:sz="0" w:space="0" w:color="auto"/>
            <w:left w:val="none" w:sz="0" w:space="0" w:color="auto"/>
            <w:bottom w:val="none" w:sz="0" w:space="0" w:color="auto"/>
            <w:right w:val="none" w:sz="0" w:space="0" w:color="auto"/>
          </w:divBdr>
          <w:divsChild>
            <w:div w:id="170143984">
              <w:marLeft w:val="0"/>
              <w:marRight w:val="0"/>
              <w:marTop w:val="0"/>
              <w:marBottom w:val="0"/>
              <w:divBdr>
                <w:top w:val="none" w:sz="0" w:space="0" w:color="auto"/>
                <w:left w:val="none" w:sz="0" w:space="0" w:color="auto"/>
                <w:bottom w:val="none" w:sz="0" w:space="0" w:color="auto"/>
                <w:right w:val="none" w:sz="0" w:space="0" w:color="auto"/>
              </w:divBdr>
              <w:divsChild>
                <w:div w:id="821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272711">
      <w:bodyDiv w:val="1"/>
      <w:marLeft w:val="0"/>
      <w:marRight w:val="0"/>
      <w:marTop w:val="0"/>
      <w:marBottom w:val="0"/>
      <w:divBdr>
        <w:top w:val="none" w:sz="0" w:space="0" w:color="auto"/>
        <w:left w:val="none" w:sz="0" w:space="0" w:color="auto"/>
        <w:bottom w:val="none" w:sz="0" w:space="0" w:color="auto"/>
        <w:right w:val="none" w:sz="0" w:space="0" w:color="auto"/>
      </w:divBdr>
      <w:divsChild>
        <w:div w:id="1153568757">
          <w:marLeft w:val="0"/>
          <w:marRight w:val="0"/>
          <w:marTop w:val="0"/>
          <w:marBottom w:val="0"/>
          <w:divBdr>
            <w:top w:val="none" w:sz="0" w:space="0" w:color="auto"/>
            <w:left w:val="none" w:sz="0" w:space="0" w:color="auto"/>
            <w:bottom w:val="none" w:sz="0" w:space="0" w:color="auto"/>
            <w:right w:val="none" w:sz="0" w:space="0" w:color="auto"/>
          </w:divBdr>
          <w:divsChild>
            <w:div w:id="894851497">
              <w:marLeft w:val="0"/>
              <w:marRight w:val="0"/>
              <w:marTop w:val="0"/>
              <w:marBottom w:val="0"/>
              <w:divBdr>
                <w:top w:val="none" w:sz="0" w:space="0" w:color="auto"/>
                <w:left w:val="none" w:sz="0" w:space="0" w:color="auto"/>
                <w:bottom w:val="none" w:sz="0" w:space="0" w:color="auto"/>
                <w:right w:val="none" w:sz="0" w:space="0" w:color="auto"/>
              </w:divBdr>
              <w:divsChild>
                <w:div w:id="16084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518721">
      <w:bodyDiv w:val="1"/>
      <w:marLeft w:val="0"/>
      <w:marRight w:val="0"/>
      <w:marTop w:val="0"/>
      <w:marBottom w:val="0"/>
      <w:divBdr>
        <w:top w:val="none" w:sz="0" w:space="0" w:color="auto"/>
        <w:left w:val="none" w:sz="0" w:space="0" w:color="auto"/>
        <w:bottom w:val="none" w:sz="0" w:space="0" w:color="auto"/>
        <w:right w:val="none" w:sz="0" w:space="0" w:color="auto"/>
      </w:divBdr>
    </w:div>
    <w:div w:id="1063214391">
      <w:bodyDiv w:val="1"/>
      <w:marLeft w:val="0"/>
      <w:marRight w:val="0"/>
      <w:marTop w:val="0"/>
      <w:marBottom w:val="0"/>
      <w:divBdr>
        <w:top w:val="none" w:sz="0" w:space="0" w:color="auto"/>
        <w:left w:val="none" w:sz="0" w:space="0" w:color="auto"/>
        <w:bottom w:val="none" w:sz="0" w:space="0" w:color="auto"/>
        <w:right w:val="none" w:sz="0" w:space="0" w:color="auto"/>
      </w:divBdr>
    </w:div>
    <w:div w:id="1075738904">
      <w:bodyDiv w:val="1"/>
      <w:marLeft w:val="0"/>
      <w:marRight w:val="0"/>
      <w:marTop w:val="0"/>
      <w:marBottom w:val="0"/>
      <w:divBdr>
        <w:top w:val="none" w:sz="0" w:space="0" w:color="auto"/>
        <w:left w:val="none" w:sz="0" w:space="0" w:color="auto"/>
        <w:bottom w:val="none" w:sz="0" w:space="0" w:color="auto"/>
        <w:right w:val="none" w:sz="0" w:space="0" w:color="auto"/>
      </w:divBdr>
      <w:divsChild>
        <w:div w:id="585455720">
          <w:marLeft w:val="0"/>
          <w:marRight w:val="0"/>
          <w:marTop w:val="0"/>
          <w:marBottom w:val="0"/>
          <w:divBdr>
            <w:top w:val="none" w:sz="0" w:space="0" w:color="auto"/>
            <w:left w:val="none" w:sz="0" w:space="0" w:color="auto"/>
            <w:bottom w:val="none" w:sz="0" w:space="0" w:color="auto"/>
            <w:right w:val="none" w:sz="0" w:space="0" w:color="auto"/>
          </w:divBdr>
          <w:divsChild>
            <w:div w:id="9565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7414">
      <w:bodyDiv w:val="1"/>
      <w:marLeft w:val="0"/>
      <w:marRight w:val="0"/>
      <w:marTop w:val="0"/>
      <w:marBottom w:val="0"/>
      <w:divBdr>
        <w:top w:val="none" w:sz="0" w:space="0" w:color="auto"/>
        <w:left w:val="none" w:sz="0" w:space="0" w:color="auto"/>
        <w:bottom w:val="none" w:sz="0" w:space="0" w:color="auto"/>
        <w:right w:val="none" w:sz="0" w:space="0" w:color="auto"/>
      </w:divBdr>
    </w:div>
    <w:div w:id="1083642735">
      <w:bodyDiv w:val="1"/>
      <w:marLeft w:val="0"/>
      <w:marRight w:val="0"/>
      <w:marTop w:val="0"/>
      <w:marBottom w:val="0"/>
      <w:divBdr>
        <w:top w:val="none" w:sz="0" w:space="0" w:color="auto"/>
        <w:left w:val="none" w:sz="0" w:space="0" w:color="auto"/>
        <w:bottom w:val="none" w:sz="0" w:space="0" w:color="auto"/>
        <w:right w:val="none" w:sz="0" w:space="0" w:color="auto"/>
      </w:divBdr>
      <w:divsChild>
        <w:div w:id="1768500836">
          <w:marLeft w:val="0"/>
          <w:marRight w:val="0"/>
          <w:marTop w:val="0"/>
          <w:marBottom w:val="0"/>
          <w:divBdr>
            <w:top w:val="none" w:sz="0" w:space="0" w:color="auto"/>
            <w:left w:val="none" w:sz="0" w:space="0" w:color="auto"/>
            <w:bottom w:val="none" w:sz="0" w:space="0" w:color="auto"/>
            <w:right w:val="none" w:sz="0" w:space="0" w:color="auto"/>
          </w:divBdr>
          <w:divsChild>
            <w:div w:id="1921712951">
              <w:marLeft w:val="0"/>
              <w:marRight w:val="0"/>
              <w:marTop w:val="0"/>
              <w:marBottom w:val="0"/>
              <w:divBdr>
                <w:top w:val="none" w:sz="0" w:space="0" w:color="auto"/>
                <w:left w:val="none" w:sz="0" w:space="0" w:color="auto"/>
                <w:bottom w:val="none" w:sz="0" w:space="0" w:color="auto"/>
                <w:right w:val="none" w:sz="0" w:space="0" w:color="auto"/>
              </w:divBdr>
              <w:divsChild>
                <w:div w:id="112859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451414">
      <w:bodyDiv w:val="1"/>
      <w:marLeft w:val="0"/>
      <w:marRight w:val="0"/>
      <w:marTop w:val="0"/>
      <w:marBottom w:val="0"/>
      <w:divBdr>
        <w:top w:val="none" w:sz="0" w:space="0" w:color="auto"/>
        <w:left w:val="none" w:sz="0" w:space="0" w:color="auto"/>
        <w:bottom w:val="none" w:sz="0" w:space="0" w:color="auto"/>
        <w:right w:val="none" w:sz="0" w:space="0" w:color="auto"/>
      </w:divBdr>
      <w:divsChild>
        <w:div w:id="433018388">
          <w:marLeft w:val="0"/>
          <w:marRight w:val="0"/>
          <w:marTop w:val="0"/>
          <w:marBottom w:val="0"/>
          <w:divBdr>
            <w:top w:val="none" w:sz="0" w:space="0" w:color="auto"/>
            <w:left w:val="none" w:sz="0" w:space="0" w:color="auto"/>
            <w:bottom w:val="none" w:sz="0" w:space="0" w:color="auto"/>
            <w:right w:val="none" w:sz="0" w:space="0" w:color="auto"/>
          </w:divBdr>
        </w:div>
        <w:div w:id="265768425">
          <w:marLeft w:val="0"/>
          <w:marRight w:val="0"/>
          <w:marTop w:val="0"/>
          <w:marBottom w:val="0"/>
          <w:divBdr>
            <w:top w:val="none" w:sz="0" w:space="0" w:color="auto"/>
            <w:left w:val="none" w:sz="0" w:space="0" w:color="auto"/>
            <w:bottom w:val="none" w:sz="0" w:space="0" w:color="auto"/>
            <w:right w:val="none" w:sz="0" w:space="0" w:color="auto"/>
          </w:divBdr>
        </w:div>
        <w:div w:id="1940134639">
          <w:marLeft w:val="0"/>
          <w:marRight w:val="0"/>
          <w:marTop w:val="0"/>
          <w:marBottom w:val="0"/>
          <w:divBdr>
            <w:top w:val="none" w:sz="0" w:space="0" w:color="auto"/>
            <w:left w:val="none" w:sz="0" w:space="0" w:color="auto"/>
            <w:bottom w:val="none" w:sz="0" w:space="0" w:color="auto"/>
            <w:right w:val="none" w:sz="0" w:space="0" w:color="auto"/>
          </w:divBdr>
        </w:div>
      </w:divsChild>
    </w:div>
    <w:div w:id="1087535053">
      <w:bodyDiv w:val="1"/>
      <w:marLeft w:val="0"/>
      <w:marRight w:val="0"/>
      <w:marTop w:val="0"/>
      <w:marBottom w:val="0"/>
      <w:divBdr>
        <w:top w:val="none" w:sz="0" w:space="0" w:color="auto"/>
        <w:left w:val="none" w:sz="0" w:space="0" w:color="auto"/>
        <w:bottom w:val="none" w:sz="0" w:space="0" w:color="auto"/>
        <w:right w:val="none" w:sz="0" w:space="0" w:color="auto"/>
      </w:divBdr>
      <w:divsChild>
        <w:div w:id="1931889614">
          <w:marLeft w:val="0"/>
          <w:marRight w:val="0"/>
          <w:marTop w:val="0"/>
          <w:marBottom w:val="0"/>
          <w:divBdr>
            <w:top w:val="none" w:sz="0" w:space="0" w:color="auto"/>
            <w:left w:val="none" w:sz="0" w:space="0" w:color="auto"/>
            <w:bottom w:val="none" w:sz="0" w:space="0" w:color="auto"/>
            <w:right w:val="none" w:sz="0" w:space="0" w:color="auto"/>
          </w:divBdr>
          <w:divsChild>
            <w:div w:id="1310208770">
              <w:marLeft w:val="0"/>
              <w:marRight w:val="0"/>
              <w:marTop w:val="0"/>
              <w:marBottom w:val="0"/>
              <w:divBdr>
                <w:top w:val="none" w:sz="0" w:space="0" w:color="auto"/>
                <w:left w:val="none" w:sz="0" w:space="0" w:color="auto"/>
                <w:bottom w:val="none" w:sz="0" w:space="0" w:color="auto"/>
                <w:right w:val="none" w:sz="0" w:space="0" w:color="auto"/>
              </w:divBdr>
              <w:divsChild>
                <w:div w:id="862935081">
                  <w:marLeft w:val="0"/>
                  <w:marRight w:val="0"/>
                  <w:marTop w:val="0"/>
                  <w:marBottom w:val="0"/>
                  <w:divBdr>
                    <w:top w:val="none" w:sz="0" w:space="0" w:color="auto"/>
                    <w:left w:val="none" w:sz="0" w:space="0" w:color="auto"/>
                    <w:bottom w:val="none" w:sz="0" w:space="0" w:color="auto"/>
                    <w:right w:val="none" w:sz="0" w:space="0" w:color="auto"/>
                  </w:divBdr>
                  <w:divsChild>
                    <w:div w:id="188960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784050">
      <w:bodyDiv w:val="1"/>
      <w:marLeft w:val="0"/>
      <w:marRight w:val="0"/>
      <w:marTop w:val="0"/>
      <w:marBottom w:val="0"/>
      <w:divBdr>
        <w:top w:val="none" w:sz="0" w:space="0" w:color="auto"/>
        <w:left w:val="none" w:sz="0" w:space="0" w:color="auto"/>
        <w:bottom w:val="none" w:sz="0" w:space="0" w:color="auto"/>
        <w:right w:val="none" w:sz="0" w:space="0" w:color="auto"/>
      </w:divBdr>
    </w:div>
    <w:div w:id="1109937537">
      <w:bodyDiv w:val="1"/>
      <w:marLeft w:val="0"/>
      <w:marRight w:val="0"/>
      <w:marTop w:val="0"/>
      <w:marBottom w:val="0"/>
      <w:divBdr>
        <w:top w:val="none" w:sz="0" w:space="0" w:color="auto"/>
        <w:left w:val="none" w:sz="0" w:space="0" w:color="auto"/>
        <w:bottom w:val="none" w:sz="0" w:space="0" w:color="auto"/>
        <w:right w:val="none" w:sz="0" w:space="0" w:color="auto"/>
      </w:divBdr>
      <w:divsChild>
        <w:div w:id="269820161">
          <w:marLeft w:val="0"/>
          <w:marRight w:val="0"/>
          <w:marTop w:val="0"/>
          <w:marBottom w:val="0"/>
          <w:divBdr>
            <w:top w:val="none" w:sz="0" w:space="0" w:color="auto"/>
            <w:left w:val="none" w:sz="0" w:space="0" w:color="auto"/>
            <w:bottom w:val="none" w:sz="0" w:space="0" w:color="auto"/>
            <w:right w:val="none" w:sz="0" w:space="0" w:color="auto"/>
          </w:divBdr>
          <w:divsChild>
            <w:div w:id="1902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0549">
      <w:bodyDiv w:val="1"/>
      <w:marLeft w:val="0"/>
      <w:marRight w:val="0"/>
      <w:marTop w:val="0"/>
      <w:marBottom w:val="0"/>
      <w:divBdr>
        <w:top w:val="none" w:sz="0" w:space="0" w:color="auto"/>
        <w:left w:val="none" w:sz="0" w:space="0" w:color="auto"/>
        <w:bottom w:val="none" w:sz="0" w:space="0" w:color="auto"/>
        <w:right w:val="none" w:sz="0" w:space="0" w:color="auto"/>
      </w:divBdr>
      <w:divsChild>
        <w:div w:id="1060404341">
          <w:marLeft w:val="0"/>
          <w:marRight w:val="0"/>
          <w:marTop w:val="0"/>
          <w:marBottom w:val="0"/>
          <w:divBdr>
            <w:top w:val="none" w:sz="0" w:space="0" w:color="auto"/>
            <w:left w:val="none" w:sz="0" w:space="0" w:color="auto"/>
            <w:bottom w:val="none" w:sz="0" w:space="0" w:color="auto"/>
            <w:right w:val="none" w:sz="0" w:space="0" w:color="auto"/>
          </w:divBdr>
          <w:divsChild>
            <w:div w:id="104885100">
              <w:marLeft w:val="0"/>
              <w:marRight w:val="0"/>
              <w:marTop w:val="0"/>
              <w:marBottom w:val="0"/>
              <w:divBdr>
                <w:top w:val="none" w:sz="0" w:space="0" w:color="auto"/>
                <w:left w:val="none" w:sz="0" w:space="0" w:color="auto"/>
                <w:bottom w:val="none" w:sz="0" w:space="0" w:color="auto"/>
                <w:right w:val="none" w:sz="0" w:space="0" w:color="auto"/>
              </w:divBdr>
              <w:divsChild>
                <w:div w:id="88830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2867796">
      <w:bodyDiv w:val="1"/>
      <w:marLeft w:val="0"/>
      <w:marRight w:val="0"/>
      <w:marTop w:val="0"/>
      <w:marBottom w:val="0"/>
      <w:divBdr>
        <w:top w:val="none" w:sz="0" w:space="0" w:color="auto"/>
        <w:left w:val="none" w:sz="0" w:space="0" w:color="auto"/>
        <w:bottom w:val="none" w:sz="0" w:space="0" w:color="auto"/>
        <w:right w:val="none" w:sz="0" w:space="0" w:color="auto"/>
      </w:divBdr>
    </w:div>
    <w:div w:id="1116296645">
      <w:bodyDiv w:val="1"/>
      <w:marLeft w:val="0"/>
      <w:marRight w:val="0"/>
      <w:marTop w:val="0"/>
      <w:marBottom w:val="0"/>
      <w:divBdr>
        <w:top w:val="none" w:sz="0" w:space="0" w:color="auto"/>
        <w:left w:val="none" w:sz="0" w:space="0" w:color="auto"/>
        <w:bottom w:val="none" w:sz="0" w:space="0" w:color="auto"/>
        <w:right w:val="none" w:sz="0" w:space="0" w:color="auto"/>
      </w:divBdr>
    </w:div>
    <w:div w:id="1122531624">
      <w:bodyDiv w:val="1"/>
      <w:marLeft w:val="0"/>
      <w:marRight w:val="0"/>
      <w:marTop w:val="0"/>
      <w:marBottom w:val="0"/>
      <w:divBdr>
        <w:top w:val="none" w:sz="0" w:space="0" w:color="auto"/>
        <w:left w:val="none" w:sz="0" w:space="0" w:color="auto"/>
        <w:bottom w:val="none" w:sz="0" w:space="0" w:color="auto"/>
        <w:right w:val="none" w:sz="0" w:space="0" w:color="auto"/>
      </w:divBdr>
    </w:div>
    <w:div w:id="1129010051">
      <w:bodyDiv w:val="1"/>
      <w:marLeft w:val="0"/>
      <w:marRight w:val="0"/>
      <w:marTop w:val="0"/>
      <w:marBottom w:val="0"/>
      <w:divBdr>
        <w:top w:val="none" w:sz="0" w:space="0" w:color="auto"/>
        <w:left w:val="none" w:sz="0" w:space="0" w:color="auto"/>
        <w:bottom w:val="none" w:sz="0" w:space="0" w:color="auto"/>
        <w:right w:val="none" w:sz="0" w:space="0" w:color="auto"/>
      </w:divBdr>
    </w:div>
    <w:div w:id="1136295747">
      <w:bodyDiv w:val="1"/>
      <w:marLeft w:val="0"/>
      <w:marRight w:val="0"/>
      <w:marTop w:val="0"/>
      <w:marBottom w:val="0"/>
      <w:divBdr>
        <w:top w:val="none" w:sz="0" w:space="0" w:color="auto"/>
        <w:left w:val="none" w:sz="0" w:space="0" w:color="auto"/>
        <w:bottom w:val="none" w:sz="0" w:space="0" w:color="auto"/>
        <w:right w:val="none" w:sz="0" w:space="0" w:color="auto"/>
      </w:divBdr>
    </w:div>
    <w:div w:id="1139961141">
      <w:bodyDiv w:val="1"/>
      <w:marLeft w:val="0"/>
      <w:marRight w:val="0"/>
      <w:marTop w:val="0"/>
      <w:marBottom w:val="0"/>
      <w:divBdr>
        <w:top w:val="none" w:sz="0" w:space="0" w:color="auto"/>
        <w:left w:val="none" w:sz="0" w:space="0" w:color="auto"/>
        <w:bottom w:val="none" w:sz="0" w:space="0" w:color="auto"/>
        <w:right w:val="none" w:sz="0" w:space="0" w:color="auto"/>
      </w:divBdr>
      <w:divsChild>
        <w:div w:id="895747774">
          <w:marLeft w:val="0"/>
          <w:marRight w:val="0"/>
          <w:marTop w:val="0"/>
          <w:marBottom w:val="0"/>
          <w:divBdr>
            <w:top w:val="none" w:sz="0" w:space="0" w:color="auto"/>
            <w:left w:val="none" w:sz="0" w:space="0" w:color="auto"/>
            <w:bottom w:val="none" w:sz="0" w:space="0" w:color="auto"/>
            <w:right w:val="none" w:sz="0" w:space="0" w:color="auto"/>
          </w:divBdr>
          <w:divsChild>
            <w:div w:id="1691058163">
              <w:marLeft w:val="0"/>
              <w:marRight w:val="0"/>
              <w:marTop w:val="0"/>
              <w:marBottom w:val="0"/>
              <w:divBdr>
                <w:top w:val="none" w:sz="0" w:space="0" w:color="auto"/>
                <w:left w:val="none" w:sz="0" w:space="0" w:color="auto"/>
                <w:bottom w:val="none" w:sz="0" w:space="0" w:color="auto"/>
                <w:right w:val="none" w:sz="0" w:space="0" w:color="auto"/>
              </w:divBdr>
              <w:divsChild>
                <w:div w:id="188266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586">
      <w:bodyDiv w:val="1"/>
      <w:marLeft w:val="0"/>
      <w:marRight w:val="0"/>
      <w:marTop w:val="0"/>
      <w:marBottom w:val="0"/>
      <w:divBdr>
        <w:top w:val="none" w:sz="0" w:space="0" w:color="auto"/>
        <w:left w:val="none" w:sz="0" w:space="0" w:color="auto"/>
        <w:bottom w:val="none" w:sz="0" w:space="0" w:color="auto"/>
        <w:right w:val="none" w:sz="0" w:space="0" w:color="auto"/>
      </w:divBdr>
      <w:divsChild>
        <w:div w:id="683630640">
          <w:marLeft w:val="0"/>
          <w:marRight w:val="0"/>
          <w:marTop w:val="0"/>
          <w:marBottom w:val="0"/>
          <w:divBdr>
            <w:top w:val="none" w:sz="0" w:space="0" w:color="auto"/>
            <w:left w:val="none" w:sz="0" w:space="0" w:color="auto"/>
            <w:bottom w:val="none" w:sz="0" w:space="0" w:color="auto"/>
            <w:right w:val="none" w:sz="0" w:space="0" w:color="auto"/>
          </w:divBdr>
          <w:divsChild>
            <w:div w:id="3894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3463">
      <w:bodyDiv w:val="1"/>
      <w:marLeft w:val="0"/>
      <w:marRight w:val="0"/>
      <w:marTop w:val="0"/>
      <w:marBottom w:val="0"/>
      <w:divBdr>
        <w:top w:val="none" w:sz="0" w:space="0" w:color="auto"/>
        <w:left w:val="none" w:sz="0" w:space="0" w:color="auto"/>
        <w:bottom w:val="none" w:sz="0" w:space="0" w:color="auto"/>
        <w:right w:val="none" w:sz="0" w:space="0" w:color="auto"/>
      </w:divBdr>
    </w:div>
    <w:div w:id="1148325774">
      <w:bodyDiv w:val="1"/>
      <w:marLeft w:val="0"/>
      <w:marRight w:val="0"/>
      <w:marTop w:val="0"/>
      <w:marBottom w:val="0"/>
      <w:divBdr>
        <w:top w:val="none" w:sz="0" w:space="0" w:color="auto"/>
        <w:left w:val="none" w:sz="0" w:space="0" w:color="auto"/>
        <w:bottom w:val="none" w:sz="0" w:space="0" w:color="auto"/>
        <w:right w:val="none" w:sz="0" w:space="0" w:color="auto"/>
      </w:divBdr>
      <w:divsChild>
        <w:div w:id="603348373">
          <w:marLeft w:val="0"/>
          <w:marRight w:val="0"/>
          <w:marTop w:val="0"/>
          <w:marBottom w:val="0"/>
          <w:divBdr>
            <w:top w:val="none" w:sz="0" w:space="0" w:color="auto"/>
            <w:left w:val="none" w:sz="0" w:space="0" w:color="auto"/>
            <w:bottom w:val="none" w:sz="0" w:space="0" w:color="auto"/>
            <w:right w:val="none" w:sz="0" w:space="0" w:color="auto"/>
          </w:divBdr>
          <w:divsChild>
            <w:div w:id="932665398">
              <w:marLeft w:val="0"/>
              <w:marRight w:val="0"/>
              <w:marTop w:val="0"/>
              <w:marBottom w:val="0"/>
              <w:divBdr>
                <w:top w:val="none" w:sz="0" w:space="0" w:color="auto"/>
                <w:left w:val="none" w:sz="0" w:space="0" w:color="auto"/>
                <w:bottom w:val="none" w:sz="0" w:space="0" w:color="auto"/>
                <w:right w:val="none" w:sz="0" w:space="0" w:color="auto"/>
              </w:divBdr>
              <w:divsChild>
                <w:div w:id="879585465">
                  <w:marLeft w:val="0"/>
                  <w:marRight w:val="0"/>
                  <w:marTop w:val="0"/>
                  <w:marBottom w:val="0"/>
                  <w:divBdr>
                    <w:top w:val="none" w:sz="0" w:space="0" w:color="auto"/>
                    <w:left w:val="none" w:sz="0" w:space="0" w:color="auto"/>
                    <w:bottom w:val="none" w:sz="0" w:space="0" w:color="auto"/>
                    <w:right w:val="none" w:sz="0" w:space="0" w:color="auto"/>
                  </w:divBdr>
                  <w:divsChild>
                    <w:div w:id="172093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901643">
      <w:bodyDiv w:val="1"/>
      <w:marLeft w:val="0"/>
      <w:marRight w:val="0"/>
      <w:marTop w:val="0"/>
      <w:marBottom w:val="0"/>
      <w:divBdr>
        <w:top w:val="none" w:sz="0" w:space="0" w:color="auto"/>
        <w:left w:val="none" w:sz="0" w:space="0" w:color="auto"/>
        <w:bottom w:val="none" w:sz="0" w:space="0" w:color="auto"/>
        <w:right w:val="none" w:sz="0" w:space="0" w:color="auto"/>
      </w:divBdr>
    </w:div>
    <w:div w:id="1153374177">
      <w:bodyDiv w:val="1"/>
      <w:marLeft w:val="0"/>
      <w:marRight w:val="0"/>
      <w:marTop w:val="0"/>
      <w:marBottom w:val="0"/>
      <w:divBdr>
        <w:top w:val="none" w:sz="0" w:space="0" w:color="auto"/>
        <w:left w:val="none" w:sz="0" w:space="0" w:color="auto"/>
        <w:bottom w:val="none" w:sz="0" w:space="0" w:color="auto"/>
        <w:right w:val="none" w:sz="0" w:space="0" w:color="auto"/>
      </w:divBdr>
    </w:div>
    <w:div w:id="1157720197">
      <w:bodyDiv w:val="1"/>
      <w:marLeft w:val="0"/>
      <w:marRight w:val="0"/>
      <w:marTop w:val="0"/>
      <w:marBottom w:val="0"/>
      <w:divBdr>
        <w:top w:val="none" w:sz="0" w:space="0" w:color="auto"/>
        <w:left w:val="none" w:sz="0" w:space="0" w:color="auto"/>
        <w:bottom w:val="none" w:sz="0" w:space="0" w:color="auto"/>
        <w:right w:val="none" w:sz="0" w:space="0" w:color="auto"/>
      </w:divBdr>
    </w:div>
    <w:div w:id="1166825479">
      <w:bodyDiv w:val="1"/>
      <w:marLeft w:val="0"/>
      <w:marRight w:val="0"/>
      <w:marTop w:val="0"/>
      <w:marBottom w:val="0"/>
      <w:divBdr>
        <w:top w:val="none" w:sz="0" w:space="0" w:color="auto"/>
        <w:left w:val="none" w:sz="0" w:space="0" w:color="auto"/>
        <w:bottom w:val="none" w:sz="0" w:space="0" w:color="auto"/>
        <w:right w:val="none" w:sz="0" w:space="0" w:color="auto"/>
      </w:divBdr>
    </w:div>
    <w:div w:id="1176726616">
      <w:bodyDiv w:val="1"/>
      <w:marLeft w:val="0"/>
      <w:marRight w:val="0"/>
      <w:marTop w:val="0"/>
      <w:marBottom w:val="0"/>
      <w:divBdr>
        <w:top w:val="none" w:sz="0" w:space="0" w:color="auto"/>
        <w:left w:val="none" w:sz="0" w:space="0" w:color="auto"/>
        <w:bottom w:val="none" w:sz="0" w:space="0" w:color="auto"/>
        <w:right w:val="none" w:sz="0" w:space="0" w:color="auto"/>
      </w:divBdr>
      <w:divsChild>
        <w:div w:id="675116676">
          <w:marLeft w:val="0"/>
          <w:marRight w:val="0"/>
          <w:marTop w:val="0"/>
          <w:marBottom w:val="0"/>
          <w:divBdr>
            <w:top w:val="none" w:sz="0" w:space="0" w:color="auto"/>
            <w:left w:val="none" w:sz="0" w:space="0" w:color="auto"/>
            <w:bottom w:val="none" w:sz="0" w:space="0" w:color="auto"/>
            <w:right w:val="none" w:sz="0" w:space="0" w:color="auto"/>
          </w:divBdr>
          <w:divsChild>
            <w:div w:id="1900938812">
              <w:marLeft w:val="0"/>
              <w:marRight w:val="0"/>
              <w:marTop w:val="0"/>
              <w:marBottom w:val="0"/>
              <w:divBdr>
                <w:top w:val="none" w:sz="0" w:space="0" w:color="auto"/>
                <w:left w:val="none" w:sz="0" w:space="0" w:color="auto"/>
                <w:bottom w:val="none" w:sz="0" w:space="0" w:color="auto"/>
                <w:right w:val="none" w:sz="0" w:space="0" w:color="auto"/>
              </w:divBdr>
              <w:divsChild>
                <w:div w:id="14296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466216">
      <w:bodyDiv w:val="1"/>
      <w:marLeft w:val="0"/>
      <w:marRight w:val="0"/>
      <w:marTop w:val="0"/>
      <w:marBottom w:val="0"/>
      <w:divBdr>
        <w:top w:val="none" w:sz="0" w:space="0" w:color="auto"/>
        <w:left w:val="none" w:sz="0" w:space="0" w:color="auto"/>
        <w:bottom w:val="none" w:sz="0" w:space="0" w:color="auto"/>
        <w:right w:val="none" w:sz="0" w:space="0" w:color="auto"/>
      </w:divBdr>
    </w:div>
    <w:div w:id="1183515391">
      <w:bodyDiv w:val="1"/>
      <w:marLeft w:val="0"/>
      <w:marRight w:val="0"/>
      <w:marTop w:val="0"/>
      <w:marBottom w:val="0"/>
      <w:divBdr>
        <w:top w:val="none" w:sz="0" w:space="0" w:color="auto"/>
        <w:left w:val="none" w:sz="0" w:space="0" w:color="auto"/>
        <w:bottom w:val="none" w:sz="0" w:space="0" w:color="auto"/>
        <w:right w:val="none" w:sz="0" w:space="0" w:color="auto"/>
      </w:divBdr>
      <w:divsChild>
        <w:div w:id="242765368">
          <w:marLeft w:val="0"/>
          <w:marRight w:val="0"/>
          <w:marTop w:val="0"/>
          <w:marBottom w:val="0"/>
          <w:divBdr>
            <w:top w:val="none" w:sz="0" w:space="0" w:color="auto"/>
            <w:left w:val="none" w:sz="0" w:space="0" w:color="auto"/>
            <w:bottom w:val="none" w:sz="0" w:space="0" w:color="auto"/>
            <w:right w:val="none" w:sz="0" w:space="0" w:color="auto"/>
          </w:divBdr>
          <w:divsChild>
            <w:div w:id="1387681535">
              <w:marLeft w:val="0"/>
              <w:marRight w:val="0"/>
              <w:marTop w:val="0"/>
              <w:marBottom w:val="0"/>
              <w:divBdr>
                <w:top w:val="none" w:sz="0" w:space="0" w:color="auto"/>
                <w:left w:val="none" w:sz="0" w:space="0" w:color="auto"/>
                <w:bottom w:val="none" w:sz="0" w:space="0" w:color="auto"/>
                <w:right w:val="none" w:sz="0" w:space="0" w:color="auto"/>
              </w:divBdr>
              <w:divsChild>
                <w:div w:id="208791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407557">
      <w:bodyDiv w:val="1"/>
      <w:marLeft w:val="0"/>
      <w:marRight w:val="0"/>
      <w:marTop w:val="0"/>
      <w:marBottom w:val="0"/>
      <w:divBdr>
        <w:top w:val="none" w:sz="0" w:space="0" w:color="auto"/>
        <w:left w:val="none" w:sz="0" w:space="0" w:color="auto"/>
        <w:bottom w:val="none" w:sz="0" w:space="0" w:color="auto"/>
        <w:right w:val="none" w:sz="0" w:space="0" w:color="auto"/>
      </w:divBdr>
    </w:div>
    <w:div w:id="1188174082">
      <w:bodyDiv w:val="1"/>
      <w:marLeft w:val="0"/>
      <w:marRight w:val="0"/>
      <w:marTop w:val="0"/>
      <w:marBottom w:val="0"/>
      <w:divBdr>
        <w:top w:val="none" w:sz="0" w:space="0" w:color="auto"/>
        <w:left w:val="none" w:sz="0" w:space="0" w:color="auto"/>
        <w:bottom w:val="none" w:sz="0" w:space="0" w:color="auto"/>
        <w:right w:val="none" w:sz="0" w:space="0" w:color="auto"/>
      </w:divBdr>
      <w:divsChild>
        <w:div w:id="1577738632">
          <w:marLeft w:val="0"/>
          <w:marRight w:val="0"/>
          <w:marTop w:val="0"/>
          <w:marBottom w:val="0"/>
          <w:divBdr>
            <w:top w:val="none" w:sz="0" w:space="0" w:color="auto"/>
            <w:left w:val="none" w:sz="0" w:space="0" w:color="auto"/>
            <w:bottom w:val="none" w:sz="0" w:space="0" w:color="auto"/>
            <w:right w:val="none" w:sz="0" w:space="0" w:color="auto"/>
          </w:divBdr>
          <w:divsChild>
            <w:div w:id="214124733">
              <w:marLeft w:val="0"/>
              <w:marRight w:val="0"/>
              <w:marTop w:val="0"/>
              <w:marBottom w:val="0"/>
              <w:divBdr>
                <w:top w:val="none" w:sz="0" w:space="0" w:color="auto"/>
                <w:left w:val="none" w:sz="0" w:space="0" w:color="auto"/>
                <w:bottom w:val="none" w:sz="0" w:space="0" w:color="auto"/>
                <w:right w:val="none" w:sz="0" w:space="0" w:color="auto"/>
              </w:divBdr>
            </w:div>
            <w:div w:id="42148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6124">
      <w:bodyDiv w:val="1"/>
      <w:marLeft w:val="0"/>
      <w:marRight w:val="0"/>
      <w:marTop w:val="0"/>
      <w:marBottom w:val="0"/>
      <w:divBdr>
        <w:top w:val="none" w:sz="0" w:space="0" w:color="auto"/>
        <w:left w:val="none" w:sz="0" w:space="0" w:color="auto"/>
        <w:bottom w:val="none" w:sz="0" w:space="0" w:color="auto"/>
        <w:right w:val="none" w:sz="0" w:space="0" w:color="auto"/>
      </w:divBdr>
    </w:div>
    <w:div w:id="1194727879">
      <w:bodyDiv w:val="1"/>
      <w:marLeft w:val="0"/>
      <w:marRight w:val="0"/>
      <w:marTop w:val="0"/>
      <w:marBottom w:val="0"/>
      <w:divBdr>
        <w:top w:val="none" w:sz="0" w:space="0" w:color="auto"/>
        <w:left w:val="none" w:sz="0" w:space="0" w:color="auto"/>
        <w:bottom w:val="none" w:sz="0" w:space="0" w:color="auto"/>
        <w:right w:val="none" w:sz="0" w:space="0" w:color="auto"/>
      </w:divBdr>
    </w:div>
    <w:div w:id="1199781730">
      <w:bodyDiv w:val="1"/>
      <w:marLeft w:val="0"/>
      <w:marRight w:val="0"/>
      <w:marTop w:val="0"/>
      <w:marBottom w:val="0"/>
      <w:divBdr>
        <w:top w:val="none" w:sz="0" w:space="0" w:color="auto"/>
        <w:left w:val="none" w:sz="0" w:space="0" w:color="auto"/>
        <w:bottom w:val="none" w:sz="0" w:space="0" w:color="auto"/>
        <w:right w:val="none" w:sz="0" w:space="0" w:color="auto"/>
      </w:divBdr>
    </w:div>
    <w:div w:id="1206406886">
      <w:bodyDiv w:val="1"/>
      <w:marLeft w:val="0"/>
      <w:marRight w:val="0"/>
      <w:marTop w:val="0"/>
      <w:marBottom w:val="0"/>
      <w:divBdr>
        <w:top w:val="none" w:sz="0" w:space="0" w:color="auto"/>
        <w:left w:val="none" w:sz="0" w:space="0" w:color="auto"/>
        <w:bottom w:val="none" w:sz="0" w:space="0" w:color="auto"/>
        <w:right w:val="none" w:sz="0" w:space="0" w:color="auto"/>
      </w:divBdr>
    </w:div>
    <w:div w:id="1210462294">
      <w:bodyDiv w:val="1"/>
      <w:marLeft w:val="0"/>
      <w:marRight w:val="0"/>
      <w:marTop w:val="0"/>
      <w:marBottom w:val="0"/>
      <w:divBdr>
        <w:top w:val="none" w:sz="0" w:space="0" w:color="auto"/>
        <w:left w:val="none" w:sz="0" w:space="0" w:color="auto"/>
        <w:bottom w:val="none" w:sz="0" w:space="0" w:color="auto"/>
        <w:right w:val="none" w:sz="0" w:space="0" w:color="auto"/>
      </w:divBdr>
      <w:divsChild>
        <w:div w:id="640959698">
          <w:marLeft w:val="0"/>
          <w:marRight w:val="0"/>
          <w:marTop w:val="0"/>
          <w:marBottom w:val="0"/>
          <w:divBdr>
            <w:top w:val="none" w:sz="0" w:space="0" w:color="auto"/>
            <w:left w:val="none" w:sz="0" w:space="0" w:color="auto"/>
            <w:bottom w:val="none" w:sz="0" w:space="0" w:color="auto"/>
            <w:right w:val="none" w:sz="0" w:space="0" w:color="auto"/>
          </w:divBdr>
          <w:divsChild>
            <w:div w:id="688414637">
              <w:marLeft w:val="0"/>
              <w:marRight w:val="0"/>
              <w:marTop w:val="0"/>
              <w:marBottom w:val="0"/>
              <w:divBdr>
                <w:top w:val="none" w:sz="0" w:space="0" w:color="auto"/>
                <w:left w:val="none" w:sz="0" w:space="0" w:color="auto"/>
                <w:bottom w:val="none" w:sz="0" w:space="0" w:color="auto"/>
                <w:right w:val="none" w:sz="0" w:space="0" w:color="auto"/>
              </w:divBdr>
              <w:divsChild>
                <w:div w:id="699546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5896875">
      <w:bodyDiv w:val="1"/>
      <w:marLeft w:val="0"/>
      <w:marRight w:val="0"/>
      <w:marTop w:val="0"/>
      <w:marBottom w:val="0"/>
      <w:divBdr>
        <w:top w:val="none" w:sz="0" w:space="0" w:color="auto"/>
        <w:left w:val="none" w:sz="0" w:space="0" w:color="auto"/>
        <w:bottom w:val="none" w:sz="0" w:space="0" w:color="auto"/>
        <w:right w:val="none" w:sz="0" w:space="0" w:color="auto"/>
      </w:divBdr>
    </w:div>
    <w:div w:id="1216238197">
      <w:bodyDiv w:val="1"/>
      <w:marLeft w:val="0"/>
      <w:marRight w:val="0"/>
      <w:marTop w:val="0"/>
      <w:marBottom w:val="0"/>
      <w:divBdr>
        <w:top w:val="none" w:sz="0" w:space="0" w:color="auto"/>
        <w:left w:val="none" w:sz="0" w:space="0" w:color="auto"/>
        <w:bottom w:val="none" w:sz="0" w:space="0" w:color="auto"/>
        <w:right w:val="none" w:sz="0" w:space="0" w:color="auto"/>
      </w:divBdr>
      <w:divsChild>
        <w:div w:id="518276643">
          <w:marLeft w:val="0"/>
          <w:marRight w:val="0"/>
          <w:marTop w:val="0"/>
          <w:marBottom w:val="0"/>
          <w:divBdr>
            <w:top w:val="none" w:sz="0" w:space="0" w:color="auto"/>
            <w:left w:val="none" w:sz="0" w:space="0" w:color="auto"/>
            <w:bottom w:val="none" w:sz="0" w:space="0" w:color="auto"/>
            <w:right w:val="none" w:sz="0" w:space="0" w:color="auto"/>
          </w:divBdr>
          <w:divsChild>
            <w:div w:id="1305624044">
              <w:marLeft w:val="0"/>
              <w:marRight w:val="0"/>
              <w:marTop w:val="0"/>
              <w:marBottom w:val="0"/>
              <w:divBdr>
                <w:top w:val="none" w:sz="0" w:space="0" w:color="auto"/>
                <w:left w:val="none" w:sz="0" w:space="0" w:color="auto"/>
                <w:bottom w:val="none" w:sz="0" w:space="0" w:color="auto"/>
                <w:right w:val="none" w:sz="0" w:space="0" w:color="auto"/>
              </w:divBdr>
              <w:divsChild>
                <w:div w:id="177767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2715">
      <w:bodyDiv w:val="1"/>
      <w:marLeft w:val="0"/>
      <w:marRight w:val="0"/>
      <w:marTop w:val="0"/>
      <w:marBottom w:val="0"/>
      <w:divBdr>
        <w:top w:val="none" w:sz="0" w:space="0" w:color="auto"/>
        <w:left w:val="none" w:sz="0" w:space="0" w:color="auto"/>
        <w:bottom w:val="none" w:sz="0" w:space="0" w:color="auto"/>
        <w:right w:val="none" w:sz="0" w:space="0" w:color="auto"/>
      </w:divBdr>
    </w:div>
    <w:div w:id="1226532077">
      <w:bodyDiv w:val="1"/>
      <w:marLeft w:val="0"/>
      <w:marRight w:val="0"/>
      <w:marTop w:val="0"/>
      <w:marBottom w:val="0"/>
      <w:divBdr>
        <w:top w:val="none" w:sz="0" w:space="0" w:color="auto"/>
        <w:left w:val="none" w:sz="0" w:space="0" w:color="auto"/>
        <w:bottom w:val="none" w:sz="0" w:space="0" w:color="auto"/>
        <w:right w:val="none" w:sz="0" w:space="0" w:color="auto"/>
      </w:divBdr>
    </w:div>
    <w:div w:id="1229339383">
      <w:bodyDiv w:val="1"/>
      <w:marLeft w:val="0"/>
      <w:marRight w:val="0"/>
      <w:marTop w:val="0"/>
      <w:marBottom w:val="0"/>
      <w:divBdr>
        <w:top w:val="none" w:sz="0" w:space="0" w:color="auto"/>
        <w:left w:val="none" w:sz="0" w:space="0" w:color="auto"/>
        <w:bottom w:val="none" w:sz="0" w:space="0" w:color="auto"/>
        <w:right w:val="none" w:sz="0" w:space="0" w:color="auto"/>
      </w:divBdr>
    </w:div>
    <w:div w:id="1231845661">
      <w:bodyDiv w:val="1"/>
      <w:marLeft w:val="0"/>
      <w:marRight w:val="0"/>
      <w:marTop w:val="0"/>
      <w:marBottom w:val="0"/>
      <w:divBdr>
        <w:top w:val="none" w:sz="0" w:space="0" w:color="auto"/>
        <w:left w:val="none" w:sz="0" w:space="0" w:color="auto"/>
        <w:bottom w:val="none" w:sz="0" w:space="0" w:color="auto"/>
        <w:right w:val="none" w:sz="0" w:space="0" w:color="auto"/>
      </w:divBdr>
      <w:divsChild>
        <w:div w:id="1893223835">
          <w:marLeft w:val="0"/>
          <w:marRight w:val="0"/>
          <w:marTop w:val="0"/>
          <w:marBottom w:val="0"/>
          <w:divBdr>
            <w:top w:val="none" w:sz="0" w:space="0" w:color="auto"/>
            <w:left w:val="none" w:sz="0" w:space="0" w:color="auto"/>
            <w:bottom w:val="none" w:sz="0" w:space="0" w:color="auto"/>
            <w:right w:val="none" w:sz="0" w:space="0" w:color="auto"/>
          </w:divBdr>
          <w:divsChild>
            <w:div w:id="199128095">
              <w:marLeft w:val="0"/>
              <w:marRight w:val="0"/>
              <w:marTop w:val="0"/>
              <w:marBottom w:val="0"/>
              <w:divBdr>
                <w:top w:val="none" w:sz="0" w:space="0" w:color="auto"/>
                <w:left w:val="none" w:sz="0" w:space="0" w:color="auto"/>
                <w:bottom w:val="none" w:sz="0" w:space="0" w:color="auto"/>
                <w:right w:val="none" w:sz="0" w:space="0" w:color="auto"/>
              </w:divBdr>
              <w:divsChild>
                <w:div w:id="17793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160857">
      <w:bodyDiv w:val="1"/>
      <w:marLeft w:val="0"/>
      <w:marRight w:val="0"/>
      <w:marTop w:val="0"/>
      <w:marBottom w:val="0"/>
      <w:divBdr>
        <w:top w:val="none" w:sz="0" w:space="0" w:color="auto"/>
        <w:left w:val="none" w:sz="0" w:space="0" w:color="auto"/>
        <w:bottom w:val="none" w:sz="0" w:space="0" w:color="auto"/>
        <w:right w:val="none" w:sz="0" w:space="0" w:color="auto"/>
      </w:divBdr>
    </w:div>
    <w:div w:id="1247033536">
      <w:bodyDiv w:val="1"/>
      <w:marLeft w:val="0"/>
      <w:marRight w:val="0"/>
      <w:marTop w:val="0"/>
      <w:marBottom w:val="0"/>
      <w:divBdr>
        <w:top w:val="none" w:sz="0" w:space="0" w:color="auto"/>
        <w:left w:val="none" w:sz="0" w:space="0" w:color="auto"/>
        <w:bottom w:val="none" w:sz="0" w:space="0" w:color="auto"/>
        <w:right w:val="none" w:sz="0" w:space="0" w:color="auto"/>
      </w:divBdr>
      <w:divsChild>
        <w:div w:id="1333145585">
          <w:marLeft w:val="0"/>
          <w:marRight w:val="0"/>
          <w:marTop w:val="0"/>
          <w:marBottom w:val="0"/>
          <w:divBdr>
            <w:top w:val="none" w:sz="0" w:space="0" w:color="auto"/>
            <w:left w:val="none" w:sz="0" w:space="0" w:color="auto"/>
            <w:bottom w:val="none" w:sz="0" w:space="0" w:color="auto"/>
            <w:right w:val="none" w:sz="0" w:space="0" w:color="auto"/>
          </w:divBdr>
          <w:divsChild>
            <w:div w:id="1143889105">
              <w:marLeft w:val="0"/>
              <w:marRight w:val="0"/>
              <w:marTop w:val="0"/>
              <w:marBottom w:val="0"/>
              <w:divBdr>
                <w:top w:val="none" w:sz="0" w:space="0" w:color="auto"/>
                <w:left w:val="none" w:sz="0" w:space="0" w:color="auto"/>
                <w:bottom w:val="none" w:sz="0" w:space="0" w:color="auto"/>
                <w:right w:val="none" w:sz="0" w:space="0" w:color="auto"/>
              </w:divBdr>
              <w:divsChild>
                <w:div w:id="61868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5200">
      <w:bodyDiv w:val="1"/>
      <w:marLeft w:val="0"/>
      <w:marRight w:val="0"/>
      <w:marTop w:val="0"/>
      <w:marBottom w:val="0"/>
      <w:divBdr>
        <w:top w:val="none" w:sz="0" w:space="0" w:color="auto"/>
        <w:left w:val="none" w:sz="0" w:space="0" w:color="auto"/>
        <w:bottom w:val="none" w:sz="0" w:space="0" w:color="auto"/>
        <w:right w:val="none" w:sz="0" w:space="0" w:color="auto"/>
      </w:divBdr>
    </w:div>
    <w:div w:id="1261793716">
      <w:bodyDiv w:val="1"/>
      <w:marLeft w:val="0"/>
      <w:marRight w:val="0"/>
      <w:marTop w:val="0"/>
      <w:marBottom w:val="0"/>
      <w:divBdr>
        <w:top w:val="none" w:sz="0" w:space="0" w:color="auto"/>
        <w:left w:val="none" w:sz="0" w:space="0" w:color="auto"/>
        <w:bottom w:val="none" w:sz="0" w:space="0" w:color="auto"/>
        <w:right w:val="none" w:sz="0" w:space="0" w:color="auto"/>
      </w:divBdr>
    </w:div>
    <w:div w:id="1263488525">
      <w:bodyDiv w:val="1"/>
      <w:marLeft w:val="0"/>
      <w:marRight w:val="0"/>
      <w:marTop w:val="0"/>
      <w:marBottom w:val="0"/>
      <w:divBdr>
        <w:top w:val="none" w:sz="0" w:space="0" w:color="auto"/>
        <w:left w:val="none" w:sz="0" w:space="0" w:color="auto"/>
        <w:bottom w:val="none" w:sz="0" w:space="0" w:color="auto"/>
        <w:right w:val="none" w:sz="0" w:space="0" w:color="auto"/>
      </w:divBdr>
    </w:div>
    <w:div w:id="1266576078">
      <w:bodyDiv w:val="1"/>
      <w:marLeft w:val="0"/>
      <w:marRight w:val="0"/>
      <w:marTop w:val="0"/>
      <w:marBottom w:val="0"/>
      <w:divBdr>
        <w:top w:val="none" w:sz="0" w:space="0" w:color="auto"/>
        <w:left w:val="none" w:sz="0" w:space="0" w:color="auto"/>
        <w:bottom w:val="none" w:sz="0" w:space="0" w:color="auto"/>
        <w:right w:val="none" w:sz="0" w:space="0" w:color="auto"/>
      </w:divBdr>
      <w:divsChild>
        <w:div w:id="1110321801">
          <w:marLeft w:val="0"/>
          <w:marRight w:val="0"/>
          <w:marTop w:val="0"/>
          <w:marBottom w:val="0"/>
          <w:divBdr>
            <w:top w:val="none" w:sz="0" w:space="0" w:color="auto"/>
            <w:left w:val="none" w:sz="0" w:space="0" w:color="auto"/>
            <w:bottom w:val="none" w:sz="0" w:space="0" w:color="auto"/>
            <w:right w:val="none" w:sz="0" w:space="0" w:color="auto"/>
          </w:divBdr>
          <w:divsChild>
            <w:div w:id="1291782053">
              <w:marLeft w:val="0"/>
              <w:marRight w:val="0"/>
              <w:marTop w:val="0"/>
              <w:marBottom w:val="0"/>
              <w:divBdr>
                <w:top w:val="none" w:sz="0" w:space="0" w:color="auto"/>
                <w:left w:val="none" w:sz="0" w:space="0" w:color="auto"/>
                <w:bottom w:val="none" w:sz="0" w:space="0" w:color="auto"/>
                <w:right w:val="none" w:sz="0" w:space="0" w:color="auto"/>
              </w:divBdr>
              <w:divsChild>
                <w:div w:id="700907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345209">
      <w:bodyDiv w:val="1"/>
      <w:marLeft w:val="0"/>
      <w:marRight w:val="0"/>
      <w:marTop w:val="0"/>
      <w:marBottom w:val="0"/>
      <w:divBdr>
        <w:top w:val="none" w:sz="0" w:space="0" w:color="auto"/>
        <w:left w:val="none" w:sz="0" w:space="0" w:color="auto"/>
        <w:bottom w:val="none" w:sz="0" w:space="0" w:color="auto"/>
        <w:right w:val="none" w:sz="0" w:space="0" w:color="auto"/>
      </w:divBdr>
      <w:divsChild>
        <w:div w:id="131410982">
          <w:marLeft w:val="0"/>
          <w:marRight w:val="0"/>
          <w:marTop w:val="0"/>
          <w:marBottom w:val="0"/>
          <w:divBdr>
            <w:top w:val="none" w:sz="0" w:space="0" w:color="auto"/>
            <w:left w:val="none" w:sz="0" w:space="0" w:color="auto"/>
            <w:bottom w:val="none" w:sz="0" w:space="0" w:color="auto"/>
            <w:right w:val="none" w:sz="0" w:space="0" w:color="auto"/>
          </w:divBdr>
          <w:divsChild>
            <w:div w:id="1953630122">
              <w:marLeft w:val="0"/>
              <w:marRight w:val="0"/>
              <w:marTop w:val="0"/>
              <w:marBottom w:val="0"/>
              <w:divBdr>
                <w:top w:val="none" w:sz="0" w:space="0" w:color="auto"/>
                <w:left w:val="none" w:sz="0" w:space="0" w:color="auto"/>
                <w:bottom w:val="none" w:sz="0" w:space="0" w:color="auto"/>
                <w:right w:val="none" w:sz="0" w:space="0" w:color="auto"/>
              </w:divBdr>
              <w:divsChild>
                <w:div w:id="388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323070">
      <w:bodyDiv w:val="1"/>
      <w:marLeft w:val="0"/>
      <w:marRight w:val="0"/>
      <w:marTop w:val="0"/>
      <w:marBottom w:val="0"/>
      <w:divBdr>
        <w:top w:val="none" w:sz="0" w:space="0" w:color="auto"/>
        <w:left w:val="none" w:sz="0" w:space="0" w:color="auto"/>
        <w:bottom w:val="none" w:sz="0" w:space="0" w:color="auto"/>
        <w:right w:val="none" w:sz="0" w:space="0" w:color="auto"/>
      </w:divBdr>
      <w:divsChild>
        <w:div w:id="657342153">
          <w:marLeft w:val="0"/>
          <w:marRight w:val="0"/>
          <w:marTop w:val="0"/>
          <w:marBottom w:val="0"/>
          <w:divBdr>
            <w:top w:val="none" w:sz="0" w:space="0" w:color="auto"/>
            <w:left w:val="none" w:sz="0" w:space="0" w:color="auto"/>
            <w:bottom w:val="none" w:sz="0" w:space="0" w:color="auto"/>
            <w:right w:val="none" w:sz="0" w:space="0" w:color="auto"/>
          </w:divBdr>
          <w:divsChild>
            <w:div w:id="208734456">
              <w:marLeft w:val="0"/>
              <w:marRight w:val="0"/>
              <w:marTop w:val="0"/>
              <w:marBottom w:val="0"/>
              <w:divBdr>
                <w:top w:val="none" w:sz="0" w:space="0" w:color="auto"/>
                <w:left w:val="none" w:sz="0" w:space="0" w:color="auto"/>
                <w:bottom w:val="none" w:sz="0" w:space="0" w:color="auto"/>
                <w:right w:val="none" w:sz="0" w:space="0" w:color="auto"/>
              </w:divBdr>
              <w:divsChild>
                <w:div w:id="2749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99757">
      <w:bodyDiv w:val="1"/>
      <w:marLeft w:val="0"/>
      <w:marRight w:val="0"/>
      <w:marTop w:val="0"/>
      <w:marBottom w:val="0"/>
      <w:divBdr>
        <w:top w:val="none" w:sz="0" w:space="0" w:color="auto"/>
        <w:left w:val="none" w:sz="0" w:space="0" w:color="auto"/>
        <w:bottom w:val="none" w:sz="0" w:space="0" w:color="auto"/>
        <w:right w:val="none" w:sz="0" w:space="0" w:color="auto"/>
      </w:divBdr>
      <w:divsChild>
        <w:div w:id="466508228">
          <w:marLeft w:val="600"/>
          <w:marRight w:val="600"/>
          <w:marTop w:val="0"/>
          <w:marBottom w:val="0"/>
          <w:divBdr>
            <w:top w:val="none" w:sz="0" w:space="0" w:color="auto"/>
            <w:left w:val="none" w:sz="0" w:space="0" w:color="auto"/>
            <w:bottom w:val="none" w:sz="0" w:space="0" w:color="auto"/>
            <w:right w:val="none" w:sz="0" w:space="0" w:color="auto"/>
          </w:divBdr>
          <w:divsChild>
            <w:div w:id="1078286176">
              <w:marLeft w:val="0"/>
              <w:marRight w:val="0"/>
              <w:marTop w:val="0"/>
              <w:marBottom w:val="0"/>
              <w:divBdr>
                <w:top w:val="none" w:sz="0" w:space="0" w:color="auto"/>
                <w:left w:val="none" w:sz="0" w:space="0" w:color="auto"/>
                <w:bottom w:val="none" w:sz="0" w:space="0" w:color="auto"/>
                <w:right w:val="none" w:sz="0" w:space="0" w:color="auto"/>
              </w:divBdr>
              <w:divsChild>
                <w:div w:id="672757873">
                  <w:marLeft w:val="0"/>
                  <w:marRight w:val="0"/>
                  <w:marTop w:val="0"/>
                  <w:marBottom w:val="0"/>
                  <w:divBdr>
                    <w:top w:val="none" w:sz="0" w:space="0" w:color="auto"/>
                    <w:left w:val="none" w:sz="0" w:space="0" w:color="auto"/>
                    <w:bottom w:val="none" w:sz="0" w:space="0" w:color="auto"/>
                    <w:right w:val="none" w:sz="0" w:space="0" w:color="auto"/>
                  </w:divBdr>
                  <w:divsChild>
                    <w:div w:id="186281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3152289">
      <w:bodyDiv w:val="1"/>
      <w:marLeft w:val="0"/>
      <w:marRight w:val="0"/>
      <w:marTop w:val="0"/>
      <w:marBottom w:val="0"/>
      <w:divBdr>
        <w:top w:val="none" w:sz="0" w:space="0" w:color="auto"/>
        <w:left w:val="none" w:sz="0" w:space="0" w:color="auto"/>
        <w:bottom w:val="none" w:sz="0" w:space="0" w:color="auto"/>
        <w:right w:val="none" w:sz="0" w:space="0" w:color="auto"/>
      </w:divBdr>
      <w:divsChild>
        <w:div w:id="1785222302">
          <w:marLeft w:val="0"/>
          <w:marRight w:val="0"/>
          <w:marTop w:val="0"/>
          <w:marBottom w:val="0"/>
          <w:divBdr>
            <w:top w:val="none" w:sz="0" w:space="0" w:color="auto"/>
            <w:left w:val="none" w:sz="0" w:space="0" w:color="auto"/>
            <w:bottom w:val="none" w:sz="0" w:space="0" w:color="auto"/>
            <w:right w:val="none" w:sz="0" w:space="0" w:color="auto"/>
          </w:divBdr>
          <w:divsChild>
            <w:div w:id="488327523">
              <w:marLeft w:val="0"/>
              <w:marRight w:val="0"/>
              <w:marTop w:val="0"/>
              <w:marBottom w:val="0"/>
              <w:divBdr>
                <w:top w:val="none" w:sz="0" w:space="0" w:color="auto"/>
                <w:left w:val="none" w:sz="0" w:space="0" w:color="auto"/>
                <w:bottom w:val="none" w:sz="0" w:space="0" w:color="auto"/>
                <w:right w:val="none" w:sz="0" w:space="0" w:color="auto"/>
              </w:divBdr>
              <w:divsChild>
                <w:div w:id="791676212">
                  <w:marLeft w:val="0"/>
                  <w:marRight w:val="0"/>
                  <w:marTop w:val="0"/>
                  <w:marBottom w:val="0"/>
                  <w:divBdr>
                    <w:top w:val="none" w:sz="0" w:space="0" w:color="auto"/>
                    <w:left w:val="none" w:sz="0" w:space="0" w:color="auto"/>
                    <w:bottom w:val="none" w:sz="0" w:space="0" w:color="auto"/>
                    <w:right w:val="none" w:sz="0" w:space="0" w:color="auto"/>
                  </w:divBdr>
                  <w:divsChild>
                    <w:div w:id="4032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013922">
      <w:bodyDiv w:val="1"/>
      <w:marLeft w:val="0"/>
      <w:marRight w:val="0"/>
      <w:marTop w:val="0"/>
      <w:marBottom w:val="0"/>
      <w:divBdr>
        <w:top w:val="none" w:sz="0" w:space="0" w:color="auto"/>
        <w:left w:val="none" w:sz="0" w:space="0" w:color="auto"/>
        <w:bottom w:val="none" w:sz="0" w:space="0" w:color="auto"/>
        <w:right w:val="none" w:sz="0" w:space="0" w:color="auto"/>
      </w:divBdr>
    </w:div>
    <w:div w:id="1303537115">
      <w:bodyDiv w:val="1"/>
      <w:marLeft w:val="0"/>
      <w:marRight w:val="0"/>
      <w:marTop w:val="0"/>
      <w:marBottom w:val="0"/>
      <w:divBdr>
        <w:top w:val="none" w:sz="0" w:space="0" w:color="auto"/>
        <w:left w:val="none" w:sz="0" w:space="0" w:color="auto"/>
        <w:bottom w:val="none" w:sz="0" w:space="0" w:color="auto"/>
        <w:right w:val="none" w:sz="0" w:space="0" w:color="auto"/>
      </w:divBdr>
    </w:div>
    <w:div w:id="1304191191">
      <w:bodyDiv w:val="1"/>
      <w:marLeft w:val="0"/>
      <w:marRight w:val="0"/>
      <w:marTop w:val="0"/>
      <w:marBottom w:val="0"/>
      <w:divBdr>
        <w:top w:val="none" w:sz="0" w:space="0" w:color="auto"/>
        <w:left w:val="none" w:sz="0" w:space="0" w:color="auto"/>
        <w:bottom w:val="none" w:sz="0" w:space="0" w:color="auto"/>
        <w:right w:val="none" w:sz="0" w:space="0" w:color="auto"/>
      </w:divBdr>
    </w:div>
    <w:div w:id="1308628318">
      <w:bodyDiv w:val="1"/>
      <w:marLeft w:val="0"/>
      <w:marRight w:val="0"/>
      <w:marTop w:val="0"/>
      <w:marBottom w:val="0"/>
      <w:divBdr>
        <w:top w:val="none" w:sz="0" w:space="0" w:color="auto"/>
        <w:left w:val="none" w:sz="0" w:space="0" w:color="auto"/>
        <w:bottom w:val="none" w:sz="0" w:space="0" w:color="auto"/>
        <w:right w:val="none" w:sz="0" w:space="0" w:color="auto"/>
      </w:divBdr>
      <w:divsChild>
        <w:div w:id="38943266">
          <w:marLeft w:val="0"/>
          <w:marRight w:val="0"/>
          <w:marTop w:val="0"/>
          <w:marBottom w:val="0"/>
          <w:divBdr>
            <w:top w:val="none" w:sz="0" w:space="0" w:color="auto"/>
            <w:left w:val="none" w:sz="0" w:space="0" w:color="auto"/>
            <w:bottom w:val="none" w:sz="0" w:space="0" w:color="auto"/>
            <w:right w:val="none" w:sz="0" w:space="0" w:color="auto"/>
          </w:divBdr>
          <w:divsChild>
            <w:div w:id="1713534400">
              <w:marLeft w:val="0"/>
              <w:marRight w:val="0"/>
              <w:marTop w:val="0"/>
              <w:marBottom w:val="0"/>
              <w:divBdr>
                <w:top w:val="none" w:sz="0" w:space="0" w:color="auto"/>
                <w:left w:val="none" w:sz="0" w:space="0" w:color="auto"/>
                <w:bottom w:val="none" w:sz="0" w:space="0" w:color="auto"/>
                <w:right w:val="none" w:sz="0" w:space="0" w:color="auto"/>
              </w:divBdr>
              <w:divsChild>
                <w:div w:id="21167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376264">
      <w:bodyDiv w:val="1"/>
      <w:marLeft w:val="0"/>
      <w:marRight w:val="0"/>
      <w:marTop w:val="0"/>
      <w:marBottom w:val="0"/>
      <w:divBdr>
        <w:top w:val="none" w:sz="0" w:space="0" w:color="auto"/>
        <w:left w:val="none" w:sz="0" w:space="0" w:color="auto"/>
        <w:bottom w:val="none" w:sz="0" w:space="0" w:color="auto"/>
        <w:right w:val="none" w:sz="0" w:space="0" w:color="auto"/>
      </w:divBdr>
    </w:div>
    <w:div w:id="1317107640">
      <w:bodyDiv w:val="1"/>
      <w:marLeft w:val="0"/>
      <w:marRight w:val="0"/>
      <w:marTop w:val="0"/>
      <w:marBottom w:val="0"/>
      <w:divBdr>
        <w:top w:val="none" w:sz="0" w:space="0" w:color="auto"/>
        <w:left w:val="none" w:sz="0" w:space="0" w:color="auto"/>
        <w:bottom w:val="none" w:sz="0" w:space="0" w:color="auto"/>
        <w:right w:val="none" w:sz="0" w:space="0" w:color="auto"/>
      </w:divBdr>
      <w:divsChild>
        <w:div w:id="742988904">
          <w:marLeft w:val="0"/>
          <w:marRight w:val="0"/>
          <w:marTop w:val="0"/>
          <w:marBottom w:val="0"/>
          <w:divBdr>
            <w:top w:val="none" w:sz="0" w:space="0" w:color="auto"/>
            <w:left w:val="none" w:sz="0" w:space="0" w:color="auto"/>
            <w:bottom w:val="none" w:sz="0" w:space="0" w:color="auto"/>
            <w:right w:val="none" w:sz="0" w:space="0" w:color="auto"/>
          </w:divBdr>
          <w:divsChild>
            <w:div w:id="792945969">
              <w:marLeft w:val="0"/>
              <w:marRight w:val="0"/>
              <w:marTop w:val="0"/>
              <w:marBottom w:val="0"/>
              <w:divBdr>
                <w:top w:val="none" w:sz="0" w:space="0" w:color="auto"/>
                <w:left w:val="none" w:sz="0" w:space="0" w:color="auto"/>
                <w:bottom w:val="none" w:sz="0" w:space="0" w:color="auto"/>
                <w:right w:val="none" w:sz="0" w:space="0" w:color="auto"/>
              </w:divBdr>
              <w:divsChild>
                <w:div w:id="103770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875747">
      <w:bodyDiv w:val="1"/>
      <w:marLeft w:val="0"/>
      <w:marRight w:val="0"/>
      <w:marTop w:val="0"/>
      <w:marBottom w:val="0"/>
      <w:divBdr>
        <w:top w:val="none" w:sz="0" w:space="0" w:color="auto"/>
        <w:left w:val="none" w:sz="0" w:space="0" w:color="auto"/>
        <w:bottom w:val="none" w:sz="0" w:space="0" w:color="auto"/>
        <w:right w:val="none" w:sz="0" w:space="0" w:color="auto"/>
      </w:divBdr>
    </w:div>
    <w:div w:id="1335112386">
      <w:bodyDiv w:val="1"/>
      <w:marLeft w:val="0"/>
      <w:marRight w:val="0"/>
      <w:marTop w:val="0"/>
      <w:marBottom w:val="0"/>
      <w:divBdr>
        <w:top w:val="none" w:sz="0" w:space="0" w:color="auto"/>
        <w:left w:val="none" w:sz="0" w:space="0" w:color="auto"/>
        <w:bottom w:val="none" w:sz="0" w:space="0" w:color="auto"/>
        <w:right w:val="none" w:sz="0" w:space="0" w:color="auto"/>
      </w:divBdr>
      <w:divsChild>
        <w:div w:id="756899769">
          <w:marLeft w:val="0"/>
          <w:marRight w:val="0"/>
          <w:marTop w:val="0"/>
          <w:marBottom w:val="0"/>
          <w:divBdr>
            <w:top w:val="none" w:sz="0" w:space="0" w:color="auto"/>
            <w:left w:val="none" w:sz="0" w:space="0" w:color="auto"/>
            <w:bottom w:val="none" w:sz="0" w:space="0" w:color="auto"/>
            <w:right w:val="none" w:sz="0" w:space="0" w:color="auto"/>
          </w:divBdr>
          <w:divsChild>
            <w:div w:id="202906270">
              <w:marLeft w:val="0"/>
              <w:marRight w:val="0"/>
              <w:marTop w:val="0"/>
              <w:marBottom w:val="0"/>
              <w:divBdr>
                <w:top w:val="none" w:sz="0" w:space="0" w:color="auto"/>
                <w:left w:val="none" w:sz="0" w:space="0" w:color="auto"/>
                <w:bottom w:val="none" w:sz="0" w:space="0" w:color="auto"/>
                <w:right w:val="none" w:sz="0" w:space="0" w:color="auto"/>
              </w:divBdr>
              <w:divsChild>
                <w:div w:id="910895264">
                  <w:marLeft w:val="0"/>
                  <w:marRight w:val="0"/>
                  <w:marTop w:val="0"/>
                  <w:marBottom w:val="0"/>
                  <w:divBdr>
                    <w:top w:val="none" w:sz="0" w:space="0" w:color="auto"/>
                    <w:left w:val="none" w:sz="0" w:space="0" w:color="auto"/>
                    <w:bottom w:val="none" w:sz="0" w:space="0" w:color="auto"/>
                    <w:right w:val="none" w:sz="0" w:space="0" w:color="auto"/>
                  </w:divBdr>
                  <w:divsChild>
                    <w:div w:id="200188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8146708">
      <w:bodyDiv w:val="1"/>
      <w:marLeft w:val="0"/>
      <w:marRight w:val="0"/>
      <w:marTop w:val="0"/>
      <w:marBottom w:val="0"/>
      <w:divBdr>
        <w:top w:val="none" w:sz="0" w:space="0" w:color="auto"/>
        <w:left w:val="none" w:sz="0" w:space="0" w:color="auto"/>
        <w:bottom w:val="none" w:sz="0" w:space="0" w:color="auto"/>
        <w:right w:val="none" w:sz="0" w:space="0" w:color="auto"/>
      </w:divBdr>
    </w:div>
    <w:div w:id="1340347734">
      <w:bodyDiv w:val="1"/>
      <w:marLeft w:val="0"/>
      <w:marRight w:val="0"/>
      <w:marTop w:val="0"/>
      <w:marBottom w:val="0"/>
      <w:divBdr>
        <w:top w:val="none" w:sz="0" w:space="0" w:color="auto"/>
        <w:left w:val="none" w:sz="0" w:space="0" w:color="auto"/>
        <w:bottom w:val="none" w:sz="0" w:space="0" w:color="auto"/>
        <w:right w:val="none" w:sz="0" w:space="0" w:color="auto"/>
      </w:divBdr>
    </w:div>
    <w:div w:id="1341735558">
      <w:bodyDiv w:val="1"/>
      <w:marLeft w:val="0"/>
      <w:marRight w:val="0"/>
      <w:marTop w:val="0"/>
      <w:marBottom w:val="0"/>
      <w:divBdr>
        <w:top w:val="none" w:sz="0" w:space="0" w:color="auto"/>
        <w:left w:val="none" w:sz="0" w:space="0" w:color="auto"/>
        <w:bottom w:val="none" w:sz="0" w:space="0" w:color="auto"/>
        <w:right w:val="none" w:sz="0" w:space="0" w:color="auto"/>
      </w:divBdr>
    </w:div>
    <w:div w:id="1343506649">
      <w:bodyDiv w:val="1"/>
      <w:marLeft w:val="0"/>
      <w:marRight w:val="0"/>
      <w:marTop w:val="0"/>
      <w:marBottom w:val="0"/>
      <w:divBdr>
        <w:top w:val="none" w:sz="0" w:space="0" w:color="auto"/>
        <w:left w:val="none" w:sz="0" w:space="0" w:color="auto"/>
        <w:bottom w:val="none" w:sz="0" w:space="0" w:color="auto"/>
        <w:right w:val="none" w:sz="0" w:space="0" w:color="auto"/>
      </w:divBdr>
      <w:divsChild>
        <w:div w:id="379281664">
          <w:marLeft w:val="0"/>
          <w:marRight w:val="0"/>
          <w:marTop w:val="0"/>
          <w:marBottom w:val="0"/>
          <w:divBdr>
            <w:top w:val="none" w:sz="0" w:space="0" w:color="auto"/>
            <w:left w:val="none" w:sz="0" w:space="0" w:color="auto"/>
            <w:bottom w:val="none" w:sz="0" w:space="0" w:color="auto"/>
            <w:right w:val="none" w:sz="0" w:space="0" w:color="auto"/>
          </w:divBdr>
          <w:divsChild>
            <w:div w:id="1281184741">
              <w:marLeft w:val="0"/>
              <w:marRight w:val="0"/>
              <w:marTop w:val="0"/>
              <w:marBottom w:val="0"/>
              <w:divBdr>
                <w:top w:val="none" w:sz="0" w:space="0" w:color="auto"/>
                <w:left w:val="none" w:sz="0" w:space="0" w:color="auto"/>
                <w:bottom w:val="none" w:sz="0" w:space="0" w:color="auto"/>
                <w:right w:val="none" w:sz="0" w:space="0" w:color="auto"/>
              </w:divBdr>
              <w:divsChild>
                <w:div w:id="71870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16715">
      <w:bodyDiv w:val="1"/>
      <w:marLeft w:val="0"/>
      <w:marRight w:val="0"/>
      <w:marTop w:val="0"/>
      <w:marBottom w:val="0"/>
      <w:divBdr>
        <w:top w:val="none" w:sz="0" w:space="0" w:color="auto"/>
        <w:left w:val="none" w:sz="0" w:space="0" w:color="auto"/>
        <w:bottom w:val="none" w:sz="0" w:space="0" w:color="auto"/>
        <w:right w:val="none" w:sz="0" w:space="0" w:color="auto"/>
      </w:divBdr>
      <w:divsChild>
        <w:div w:id="1902671622">
          <w:marLeft w:val="0"/>
          <w:marRight w:val="0"/>
          <w:marTop w:val="0"/>
          <w:marBottom w:val="0"/>
          <w:divBdr>
            <w:top w:val="none" w:sz="0" w:space="0" w:color="auto"/>
            <w:left w:val="none" w:sz="0" w:space="0" w:color="auto"/>
            <w:bottom w:val="none" w:sz="0" w:space="0" w:color="auto"/>
            <w:right w:val="none" w:sz="0" w:space="0" w:color="auto"/>
          </w:divBdr>
          <w:divsChild>
            <w:div w:id="2904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1060">
      <w:bodyDiv w:val="1"/>
      <w:marLeft w:val="0"/>
      <w:marRight w:val="0"/>
      <w:marTop w:val="0"/>
      <w:marBottom w:val="0"/>
      <w:divBdr>
        <w:top w:val="none" w:sz="0" w:space="0" w:color="auto"/>
        <w:left w:val="none" w:sz="0" w:space="0" w:color="auto"/>
        <w:bottom w:val="none" w:sz="0" w:space="0" w:color="auto"/>
        <w:right w:val="none" w:sz="0" w:space="0" w:color="auto"/>
      </w:divBdr>
    </w:div>
    <w:div w:id="1351762277">
      <w:bodyDiv w:val="1"/>
      <w:marLeft w:val="0"/>
      <w:marRight w:val="0"/>
      <w:marTop w:val="0"/>
      <w:marBottom w:val="0"/>
      <w:divBdr>
        <w:top w:val="none" w:sz="0" w:space="0" w:color="auto"/>
        <w:left w:val="none" w:sz="0" w:space="0" w:color="auto"/>
        <w:bottom w:val="none" w:sz="0" w:space="0" w:color="auto"/>
        <w:right w:val="none" w:sz="0" w:space="0" w:color="auto"/>
      </w:divBdr>
      <w:divsChild>
        <w:div w:id="135609977">
          <w:marLeft w:val="0"/>
          <w:marRight w:val="0"/>
          <w:marTop w:val="0"/>
          <w:marBottom w:val="0"/>
          <w:divBdr>
            <w:top w:val="none" w:sz="0" w:space="0" w:color="auto"/>
            <w:left w:val="none" w:sz="0" w:space="0" w:color="auto"/>
            <w:bottom w:val="none" w:sz="0" w:space="0" w:color="auto"/>
            <w:right w:val="none" w:sz="0" w:space="0" w:color="auto"/>
          </w:divBdr>
          <w:divsChild>
            <w:div w:id="1560281665">
              <w:marLeft w:val="0"/>
              <w:marRight w:val="0"/>
              <w:marTop w:val="0"/>
              <w:marBottom w:val="0"/>
              <w:divBdr>
                <w:top w:val="none" w:sz="0" w:space="0" w:color="auto"/>
                <w:left w:val="none" w:sz="0" w:space="0" w:color="auto"/>
                <w:bottom w:val="none" w:sz="0" w:space="0" w:color="auto"/>
                <w:right w:val="none" w:sz="0" w:space="0" w:color="auto"/>
              </w:divBdr>
              <w:divsChild>
                <w:div w:id="103981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3189300">
      <w:bodyDiv w:val="1"/>
      <w:marLeft w:val="0"/>
      <w:marRight w:val="0"/>
      <w:marTop w:val="0"/>
      <w:marBottom w:val="0"/>
      <w:divBdr>
        <w:top w:val="none" w:sz="0" w:space="0" w:color="auto"/>
        <w:left w:val="none" w:sz="0" w:space="0" w:color="auto"/>
        <w:bottom w:val="none" w:sz="0" w:space="0" w:color="auto"/>
        <w:right w:val="none" w:sz="0" w:space="0" w:color="auto"/>
      </w:divBdr>
    </w:div>
    <w:div w:id="1358971132">
      <w:bodyDiv w:val="1"/>
      <w:marLeft w:val="0"/>
      <w:marRight w:val="0"/>
      <w:marTop w:val="0"/>
      <w:marBottom w:val="0"/>
      <w:divBdr>
        <w:top w:val="none" w:sz="0" w:space="0" w:color="auto"/>
        <w:left w:val="none" w:sz="0" w:space="0" w:color="auto"/>
        <w:bottom w:val="none" w:sz="0" w:space="0" w:color="auto"/>
        <w:right w:val="none" w:sz="0" w:space="0" w:color="auto"/>
      </w:divBdr>
    </w:div>
    <w:div w:id="1360737262">
      <w:bodyDiv w:val="1"/>
      <w:marLeft w:val="0"/>
      <w:marRight w:val="0"/>
      <w:marTop w:val="0"/>
      <w:marBottom w:val="0"/>
      <w:divBdr>
        <w:top w:val="none" w:sz="0" w:space="0" w:color="auto"/>
        <w:left w:val="none" w:sz="0" w:space="0" w:color="auto"/>
        <w:bottom w:val="none" w:sz="0" w:space="0" w:color="auto"/>
        <w:right w:val="none" w:sz="0" w:space="0" w:color="auto"/>
      </w:divBdr>
    </w:div>
    <w:div w:id="1364286650">
      <w:bodyDiv w:val="1"/>
      <w:marLeft w:val="0"/>
      <w:marRight w:val="0"/>
      <w:marTop w:val="0"/>
      <w:marBottom w:val="0"/>
      <w:divBdr>
        <w:top w:val="none" w:sz="0" w:space="0" w:color="auto"/>
        <w:left w:val="none" w:sz="0" w:space="0" w:color="auto"/>
        <w:bottom w:val="none" w:sz="0" w:space="0" w:color="auto"/>
        <w:right w:val="none" w:sz="0" w:space="0" w:color="auto"/>
      </w:divBdr>
    </w:div>
    <w:div w:id="1368724977">
      <w:bodyDiv w:val="1"/>
      <w:marLeft w:val="0"/>
      <w:marRight w:val="0"/>
      <w:marTop w:val="0"/>
      <w:marBottom w:val="0"/>
      <w:divBdr>
        <w:top w:val="none" w:sz="0" w:space="0" w:color="auto"/>
        <w:left w:val="none" w:sz="0" w:space="0" w:color="auto"/>
        <w:bottom w:val="none" w:sz="0" w:space="0" w:color="auto"/>
        <w:right w:val="none" w:sz="0" w:space="0" w:color="auto"/>
      </w:divBdr>
    </w:div>
    <w:div w:id="1371229208">
      <w:bodyDiv w:val="1"/>
      <w:marLeft w:val="0"/>
      <w:marRight w:val="0"/>
      <w:marTop w:val="0"/>
      <w:marBottom w:val="0"/>
      <w:divBdr>
        <w:top w:val="none" w:sz="0" w:space="0" w:color="auto"/>
        <w:left w:val="none" w:sz="0" w:space="0" w:color="auto"/>
        <w:bottom w:val="none" w:sz="0" w:space="0" w:color="auto"/>
        <w:right w:val="none" w:sz="0" w:space="0" w:color="auto"/>
      </w:divBdr>
      <w:divsChild>
        <w:div w:id="52243104">
          <w:marLeft w:val="0"/>
          <w:marRight w:val="0"/>
          <w:marTop w:val="0"/>
          <w:marBottom w:val="0"/>
          <w:divBdr>
            <w:top w:val="none" w:sz="0" w:space="0" w:color="auto"/>
            <w:left w:val="none" w:sz="0" w:space="0" w:color="auto"/>
            <w:bottom w:val="none" w:sz="0" w:space="0" w:color="auto"/>
            <w:right w:val="none" w:sz="0" w:space="0" w:color="auto"/>
          </w:divBdr>
          <w:divsChild>
            <w:div w:id="1538665275">
              <w:marLeft w:val="0"/>
              <w:marRight w:val="0"/>
              <w:marTop w:val="0"/>
              <w:marBottom w:val="0"/>
              <w:divBdr>
                <w:top w:val="none" w:sz="0" w:space="0" w:color="auto"/>
                <w:left w:val="none" w:sz="0" w:space="0" w:color="auto"/>
                <w:bottom w:val="none" w:sz="0" w:space="0" w:color="auto"/>
                <w:right w:val="none" w:sz="0" w:space="0" w:color="auto"/>
              </w:divBdr>
              <w:divsChild>
                <w:div w:id="11134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00077">
      <w:bodyDiv w:val="1"/>
      <w:marLeft w:val="0"/>
      <w:marRight w:val="0"/>
      <w:marTop w:val="0"/>
      <w:marBottom w:val="0"/>
      <w:divBdr>
        <w:top w:val="none" w:sz="0" w:space="0" w:color="auto"/>
        <w:left w:val="none" w:sz="0" w:space="0" w:color="auto"/>
        <w:bottom w:val="none" w:sz="0" w:space="0" w:color="auto"/>
        <w:right w:val="none" w:sz="0" w:space="0" w:color="auto"/>
      </w:divBdr>
      <w:divsChild>
        <w:div w:id="1414931130">
          <w:marLeft w:val="0"/>
          <w:marRight w:val="0"/>
          <w:marTop w:val="0"/>
          <w:marBottom w:val="0"/>
          <w:divBdr>
            <w:top w:val="none" w:sz="0" w:space="0" w:color="auto"/>
            <w:left w:val="none" w:sz="0" w:space="0" w:color="auto"/>
            <w:bottom w:val="none" w:sz="0" w:space="0" w:color="auto"/>
            <w:right w:val="none" w:sz="0" w:space="0" w:color="auto"/>
          </w:divBdr>
          <w:divsChild>
            <w:div w:id="1932855983">
              <w:marLeft w:val="0"/>
              <w:marRight w:val="0"/>
              <w:marTop w:val="0"/>
              <w:marBottom w:val="0"/>
              <w:divBdr>
                <w:top w:val="none" w:sz="0" w:space="0" w:color="auto"/>
                <w:left w:val="none" w:sz="0" w:space="0" w:color="auto"/>
                <w:bottom w:val="none" w:sz="0" w:space="0" w:color="auto"/>
                <w:right w:val="none" w:sz="0" w:space="0" w:color="auto"/>
              </w:divBdr>
              <w:divsChild>
                <w:div w:id="19743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362199">
      <w:bodyDiv w:val="1"/>
      <w:marLeft w:val="0"/>
      <w:marRight w:val="0"/>
      <w:marTop w:val="0"/>
      <w:marBottom w:val="0"/>
      <w:divBdr>
        <w:top w:val="none" w:sz="0" w:space="0" w:color="auto"/>
        <w:left w:val="none" w:sz="0" w:space="0" w:color="auto"/>
        <w:bottom w:val="none" w:sz="0" w:space="0" w:color="auto"/>
        <w:right w:val="none" w:sz="0" w:space="0" w:color="auto"/>
      </w:divBdr>
    </w:div>
    <w:div w:id="1384871920">
      <w:bodyDiv w:val="1"/>
      <w:marLeft w:val="0"/>
      <w:marRight w:val="0"/>
      <w:marTop w:val="0"/>
      <w:marBottom w:val="0"/>
      <w:divBdr>
        <w:top w:val="none" w:sz="0" w:space="0" w:color="auto"/>
        <w:left w:val="none" w:sz="0" w:space="0" w:color="auto"/>
        <w:bottom w:val="none" w:sz="0" w:space="0" w:color="auto"/>
        <w:right w:val="none" w:sz="0" w:space="0" w:color="auto"/>
      </w:divBdr>
    </w:div>
    <w:div w:id="1393118037">
      <w:bodyDiv w:val="1"/>
      <w:marLeft w:val="0"/>
      <w:marRight w:val="0"/>
      <w:marTop w:val="0"/>
      <w:marBottom w:val="0"/>
      <w:divBdr>
        <w:top w:val="none" w:sz="0" w:space="0" w:color="auto"/>
        <w:left w:val="none" w:sz="0" w:space="0" w:color="auto"/>
        <w:bottom w:val="none" w:sz="0" w:space="0" w:color="auto"/>
        <w:right w:val="none" w:sz="0" w:space="0" w:color="auto"/>
      </w:divBdr>
    </w:div>
    <w:div w:id="1395665069">
      <w:bodyDiv w:val="1"/>
      <w:marLeft w:val="0"/>
      <w:marRight w:val="0"/>
      <w:marTop w:val="0"/>
      <w:marBottom w:val="0"/>
      <w:divBdr>
        <w:top w:val="none" w:sz="0" w:space="0" w:color="auto"/>
        <w:left w:val="none" w:sz="0" w:space="0" w:color="auto"/>
        <w:bottom w:val="none" w:sz="0" w:space="0" w:color="auto"/>
        <w:right w:val="none" w:sz="0" w:space="0" w:color="auto"/>
      </w:divBdr>
      <w:divsChild>
        <w:div w:id="1096485994">
          <w:marLeft w:val="0"/>
          <w:marRight w:val="0"/>
          <w:marTop w:val="0"/>
          <w:marBottom w:val="0"/>
          <w:divBdr>
            <w:top w:val="none" w:sz="0" w:space="0" w:color="auto"/>
            <w:left w:val="none" w:sz="0" w:space="0" w:color="auto"/>
            <w:bottom w:val="none" w:sz="0" w:space="0" w:color="auto"/>
            <w:right w:val="none" w:sz="0" w:space="0" w:color="auto"/>
          </w:divBdr>
          <w:divsChild>
            <w:div w:id="471287651">
              <w:marLeft w:val="0"/>
              <w:marRight w:val="0"/>
              <w:marTop w:val="0"/>
              <w:marBottom w:val="0"/>
              <w:divBdr>
                <w:top w:val="none" w:sz="0" w:space="0" w:color="auto"/>
                <w:left w:val="none" w:sz="0" w:space="0" w:color="auto"/>
                <w:bottom w:val="none" w:sz="0" w:space="0" w:color="auto"/>
                <w:right w:val="none" w:sz="0" w:space="0" w:color="auto"/>
              </w:divBdr>
              <w:divsChild>
                <w:div w:id="107770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257223">
      <w:bodyDiv w:val="1"/>
      <w:marLeft w:val="0"/>
      <w:marRight w:val="0"/>
      <w:marTop w:val="0"/>
      <w:marBottom w:val="0"/>
      <w:divBdr>
        <w:top w:val="none" w:sz="0" w:space="0" w:color="auto"/>
        <w:left w:val="none" w:sz="0" w:space="0" w:color="auto"/>
        <w:bottom w:val="none" w:sz="0" w:space="0" w:color="auto"/>
        <w:right w:val="none" w:sz="0" w:space="0" w:color="auto"/>
      </w:divBdr>
      <w:divsChild>
        <w:div w:id="1816221083">
          <w:marLeft w:val="0"/>
          <w:marRight w:val="0"/>
          <w:marTop w:val="0"/>
          <w:marBottom w:val="0"/>
          <w:divBdr>
            <w:top w:val="single" w:sz="6" w:space="0" w:color="B3B2B2"/>
            <w:left w:val="none" w:sz="0" w:space="0" w:color="auto"/>
            <w:bottom w:val="none" w:sz="0" w:space="0" w:color="auto"/>
            <w:right w:val="none" w:sz="0" w:space="0" w:color="auto"/>
          </w:divBdr>
        </w:div>
        <w:div w:id="1261373142">
          <w:marLeft w:val="0"/>
          <w:marRight w:val="0"/>
          <w:marTop w:val="0"/>
          <w:marBottom w:val="0"/>
          <w:divBdr>
            <w:top w:val="none" w:sz="0" w:space="0" w:color="auto"/>
            <w:left w:val="none" w:sz="0" w:space="0" w:color="auto"/>
            <w:bottom w:val="none" w:sz="0" w:space="0" w:color="auto"/>
            <w:right w:val="none" w:sz="0" w:space="0" w:color="auto"/>
          </w:divBdr>
        </w:div>
      </w:divsChild>
    </w:div>
    <w:div w:id="1408919522">
      <w:bodyDiv w:val="1"/>
      <w:marLeft w:val="0"/>
      <w:marRight w:val="0"/>
      <w:marTop w:val="0"/>
      <w:marBottom w:val="0"/>
      <w:divBdr>
        <w:top w:val="none" w:sz="0" w:space="0" w:color="auto"/>
        <w:left w:val="none" w:sz="0" w:space="0" w:color="auto"/>
        <w:bottom w:val="none" w:sz="0" w:space="0" w:color="auto"/>
        <w:right w:val="none" w:sz="0" w:space="0" w:color="auto"/>
      </w:divBdr>
    </w:div>
    <w:div w:id="1411998913">
      <w:bodyDiv w:val="1"/>
      <w:marLeft w:val="0"/>
      <w:marRight w:val="0"/>
      <w:marTop w:val="0"/>
      <w:marBottom w:val="0"/>
      <w:divBdr>
        <w:top w:val="none" w:sz="0" w:space="0" w:color="auto"/>
        <w:left w:val="none" w:sz="0" w:space="0" w:color="auto"/>
        <w:bottom w:val="none" w:sz="0" w:space="0" w:color="auto"/>
        <w:right w:val="none" w:sz="0" w:space="0" w:color="auto"/>
      </w:divBdr>
    </w:div>
    <w:div w:id="1417286982">
      <w:bodyDiv w:val="1"/>
      <w:marLeft w:val="0"/>
      <w:marRight w:val="0"/>
      <w:marTop w:val="0"/>
      <w:marBottom w:val="0"/>
      <w:divBdr>
        <w:top w:val="none" w:sz="0" w:space="0" w:color="auto"/>
        <w:left w:val="none" w:sz="0" w:space="0" w:color="auto"/>
        <w:bottom w:val="none" w:sz="0" w:space="0" w:color="auto"/>
        <w:right w:val="none" w:sz="0" w:space="0" w:color="auto"/>
      </w:divBdr>
      <w:divsChild>
        <w:div w:id="1056901413">
          <w:marLeft w:val="0"/>
          <w:marRight w:val="0"/>
          <w:marTop w:val="0"/>
          <w:marBottom w:val="0"/>
          <w:divBdr>
            <w:top w:val="none" w:sz="0" w:space="0" w:color="auto"/>
            <w:left w:val="none" w:sz="0" w:space="0" w:color="auto"/>
            <w:bottom w:val="none" w:sz="0" w:space="0" w:color="auto"/>
            <w:right w:val="none" w:sz="0" w:space="0" w:color="auto"/>
          </w:divBdr>
          <w:divsChild>
            <w:div w:id="1325738942">
              <w:marLeft w:val="0"/>
              <w:marRight w:val="0"/>
              <w:marTop w:val="0"/>
              <w:marBottom w:val="0"/>
              <w:divBdr>
                <w:top w:val="none" w:sz="0" w:space="0" w:color="auto"/>
                <w:left w:val="none" w:sz="0" w:space="0" w:color="auto"/>
                <w:bottom w:val="none" w:sz="0" w:space="0" w:color="auto"/>
                <w:right w:val="none" w:sz="0" w:space="0" w:color="auto"/>
              </w:divBdr>
              <w:divsChild>
                <w:div w:id="70543833">
                  <w:marLeft w:val="0"/>
                  <w:marRight w:val="0"/>
                  <w:marTop w:val="0"/>
                  <w:marBottom w:val="0"/>
                  <w:divBdr>
                    <w:top w:val="none" w:sz="0" w:space="0" w:color="auto"/>
                    <w:left w:val="none" w:sz="0" w:space="0" w:color="auto"/>
                    <w:bottom w:val="none" w:sz="0" w:space="0" w:color="auto"/>
                    <w:right w:val="none" w:sz="0" w:space="0" w:color="auto"/>
                  </w:divBdr>
                  <w:divsChild>
                    <w:div w:id="214573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8378828">
      <w:bodyDiv w:val="1"/>
      <w:marLeft w:val="0"/>
      <w:marRight w:val="0"/>
      <w:marTop w:val="0"/>
      <w:marBottom w:val="0"/>
      <w:divBdr>
        <w:top w:val="none" w:sz="0" w:space="0" w:color="auto"/>
        <w:left w:val="none" w:sz="0" w:space="0" w:color="auto"/>
        <w:bottom w:val="none" w:sz="0" w:space="0" w:color="auto"/>
        <w:right w:val="none" w:sz="0" w:space="0" w:color="auto"/>
      </w:divBdr>
    </w:div>
    <w:div w:id="1431777834">
      <w:bodyDiv w:val="1"/>
      <w:marLeft w:val="0"/>
      <w:marRight w:val="0"/>
      <w:marTop w:val="0"/>
      <w:marBottom w:val="0"/>
      <w:divBdr>
        <w:top w:val="none" w:sz="0" w:space="0" w:color="auto"/>
        <w:left w:val="none" w:sz="0" w:space="0" w:color="auto"/>
        <w:bottom w:val="none" w:sz="0" w:space="0" w:color="auto"/>
        <w:right w:val="none" w:sz="0" w:space="0" w:color="auto"/>
      </w:divBdr>
      <w:divsChild>
        <w:div w:id="621351225">
          <w:marLeft w:val="0"/>
          <w:marRight w:val="0"/>
          <w:marTop w:val="0"/>
          <w:marBottom w:val="0"/>
          <w:divBdr>
            <w:top w:val="none" w:sz="0" w:space="0" w:color="auto"/>
            <w:left w:val="none" w:sz="0" w:space="0" w:color="auto"/>
            <w:bottom w:val="none" w:sz="0" w:space="0" w:color="auto"/>
            <w:right w:val="none" w:sz="0" w:space="0" w:color="auto"/>
          </w:divBdr>
          <w:divsChild>
            <w:div w:id="1017459596">
              <w:marLeft w:val="0"/>
              <w:marRight w:val="0"/>
              <w:marTop w:val="0"/>
              <w:marBottom w:val="0"/>
              <w:divBdr>
                <w:top w:val="none" w:sz="0" w:space="0" w:color="auto"/>
                <w:left w:val="none" w:sz="0" w:space="0" w:color="auto"/>
                <w:bottom w:val="none" w:sz="0" w:space="0" w:color="auto"/>
                <w:right w:val="none" w:sz="0" w:space="0" w:color="auto"/>
              </w:divBdr>
              <w:divsChild>
                <w:div w:id="173801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402148">
      <w:bodyDiv w:val="1"/>
      <w:marLeft w:val="0"/>
      <w:marRight w:val="0"/>
      <w:marTop w:val="0"/>
      <w:marBottom w:val="0"/>
      <w:divBdr>
        <w:top w:val="none" w:sz="0" w:space="0" w:color="auto"/>
        <w:left w:val="none" w:sz="0" w:space="0" w:color="auto"/>
        <w:bottom w:val="none" w:sz="0" w:space="0" w:color="auto"/>
        <w:right w:val="none" w:sz="0" w:space="0" w:color="auto"/>
      </w:divBdr>
    </w:div>
    <w:div w:id="1441218890">
      <w:bodyDiv w:val="1"/>
      <w:marLeft w:val="0"/>
      <w:marRight w:val="0"/>
      <w:marTop w:val="0"/>
      <w:marBottom w:val="0"/>
      <w:divBdr>
        <w:top w:val="none" w:sz="0" w:space="0" w:color="auto"/>
        <w:left w:val="none" w:sz="0" w:space="0" w:color="auto"/>
        <w:bottom w:val="none" w:sz="0" w:space="0" w:color="auto"/>
        <w:right w:val="none" w:sz="0" w:space="0" w:color="auto"/>
      </w:divBdr>
    </w:div>
    <w:div w:id="1444760902">
      <w:bodyDiv w:val="1"/>
      <w:marLeft w:val="0"/>
      <w:marRight w:val="0"/>
      <w:marTop w:val="0"/>
      <w:marBottom w:val="0"/>
      <w:divBdr>
        <w:top w:val="none" w:sz="0" w:space="0" w:color="auto"/>
        <w:left w:val="none" w:sz="0" w:space="0" w:color="auto"/>
        <w:bottom w:val="none" w:sz="0" w:space="0" w:color="auto"/>
        <w:right w:val="none" w:sz="0" w:space="0" w:color="auto"/>
      </w:divBdr>
      <w:divsChild>
        <w:div w:id="667056826">
          <w:marLeft w:val="0"/>
          <w:marRight w:val="0"/>
          <w:marTop w:val="0"/>
          <w:marBottom w:val="0"/>
          <w:divBdr>
            <w:top w:val="none" w:sz="0" w:space="0" w:color="auto"/>
            <w:left w:val="none" w:sz="0" w:space="0" w:color="auto"/>
            <w:bottom w:val="none" w:sz="0" w:space="0" w:color="auto"/>
            <w:right w:val="none" w:sz="0" w:space="0" w:color="auto"/>
          </w:divBdr>
          <w:divsChild>
            <w:div w:id="1876963349">
              <w:marLeft w:val="0"/>
              <w:marRight w:val="0"/>
              <w:marTop w:val="0"/>
              <w:marBottom w:val="0"/>
              <w:divBdr>
                <w:top w:val="none" w:sz="0" w:space="0" w:color="auto"/>
                <w:left w:val="none" w:sz="0" w:space="0" w:color="auto"/>
                <w:bottom w:val="none" w:sz="0" w:space="0" w:color="auto"/>
                <w:right w:val="none" w:sz="0" w:space="0" w:color="auto"/>
              </w:divBdr>
              <w:divsChild>
                <w:div w:id="7145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837523">
      <w:bodyDiv w:val="1"/>
      <w:marLeft w:val="0"/>
      <w:marRight w:val="0"/>
      <w:marTop w:val="0"/>
      <w:marBottom w:val="0"/>
      <w:divBdr>
        <w:top w:val="none" w:sz="0" w:space="0" w:color="auto"/>
        <w:left w:val="none" w:sz="0" w:space="0" w:color="auto"/>
        <w:bottom w:val="none" w:sz="0" w:space="0" w:color="auto"/>
        <w:right w:val="none" w:sz="0" w:space="0" w:color="auto"/>
      </w:divBdr>
      <w:divsChild>
        <w:div w:id="1199048690">
          <w:marLeft w:val="0"/>
          <w:marRight w:val="0"/>
          <w:marTop w:val="0"/>
          <w:marBottom w:val="0"/>
          <w:divBdr>
            <w:top w:val="none" w:sz="0" w:space="0" w:color="auto"/>
            <w:left w:val="none" w:sz="0" w:space="0" w:color="auto"/>
            <w:bottom w:val="none" w:sz="0" w:space="0" w:color="auto"/>
            <w:right w:val="none" w:sz="0" w:space="0" w:color="auto"/>
          </w:divBdr>
          <w:divsChild>
            <w:div w:id="2012829043">
              <w:marLeft w:val="0"/>
              <w:marRight w:val="0"/>
              <w:marTop w:val="0"/>
              <w:marBottom w:val="0"/>
              <w:divBdr>
                <w:top w:val="none" w:sz="0" w:space="0" w:color="auto"/>
                <w:left w:val="none" w:sz="0" w:space="0" w:color="auto"/>
                <w:bottom w:val="none" w:sz="0" w:space="0" w:color="auto"/>
                <w:right w:val="none" w:sz="0" w:space="0" w:color="auto"/>
              </w:divBdr>
              <w:divsChild>
                <w:div w:id="190803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028490">
      <w:bodyDiv w:val="1"/>
      <w:marLeft w:val="0"/>
      <w:marRight w:val="0"/>
      <w:marTop w:val="0"/>
      <w:marBottom w:val="0"/>
      <w:divBdr>
        <w:top w:val="none" w:sz="0" w:space="0" w:color="auto"/>
        <w:left w:val="none" w:sz="0" w:space="0" w:color="auto"/>
        <w:bottom w:val="none" w:sz="0" w:space="0" w:color="auto"/>
        <w:right w:val="none" w:sz="0" w:space="0" w:color="auto"/>
      </w:divBdr>
      <w:divsChild>
        <w:div w:id="1166825664">
          <w:marLeft w:val="0"/>
          <w:marRight w:val="0"/>
          <w:marTop w:val="0"/>
          <w:marBottom w:val="0"/>
          <w:divBdr>
            <w:top w:val="none" w:sz="0" w:space="0" w:color="auto"/>
            <w:left w:val="none" w:sz="0" w:space="0" w:color="auto"/>
            <w:bottom w:val="none" w:sz="0" w:space="0" w:color="auto"/>
            <w:right w:val="none" w:sz="0" w:space="0" w:color="auto"/>
          </w:divBdr>
          <w:divsChild>
            <w:div w:id="2082897430">
              <w:marLeft w:val="0"/>
              <w:marRight w:val="0"/>
              <w:marTop w:val="0"/>
              <w:marBottom w:val="0"/>
              <w:divBdr>
                <w:top w:val="none" w:sz="0" w:space="0" w:color="auto"/>
                <w:left w:val="none" w:sz="0" w:space="0" w:color="auto"/>
                <w:bottom w:val="none" w:sz="0" w:space="0" w:color="auto"/>
                <w:right w:val="none" w:sz="0" w:space="0" w:color="auto"/>
              </w:divBdr>
              <w:divsChild>
                <w:div w:id="1778941720">
                  <w:marLeft w:val="0"/>
                  <w:marRight w:val="0"/>
                  <w:marTop w:val="0"/>
                  <w:marBottom w:val="0"/>
                  <w:divBdr>
                    <w:top w:val="none" w:sz="0" w:space="0" w:color="auto"/>
                    <w:left w:val="none" w:sz="0" w:space="0" w:color="auto"/>
                    <w:bottom w:val="none" w:sz="0" w:space="0" w:color="auto"/>
                    <w:right w:val="none" w:sz="0" w:space="0" w:color="auto"/>
                  </w:divBdr>
                  <w:divsChild>
                    <w:div w:id="31472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4819">
      <w:bodyDiv w:val="1"/>
      <w:marLeft w:val="0"/>
      <w:marRight w:val="0"/>
      <w:marTop w:val="0"/>
      <w:marBottom w:val="0"/>
      <w:divBdr>
        <w:top w:val="none" w:sz="0" w:space="0" w:color="auto"/>
        <w:left w:val="none" w:sz="0" w:space="0" w:color="auto"/>
        <w:bottom w:val="none" w:sz="0" w:space="0" w:color="auto"/>
        <w:right w:val="none" w:sz="0" w:space="0" w:color="auto"/>
      </w:divBdr>
    </w:div>
    <w:div w:id="1467815675">
      <w:bodyDiv w:val="1"/>
      <w:marLeft w:val="0"/>
      <w:marRight w:val="0"/>
      <w:marTop w:val="0"/>
      <w:marBottom w:val="0"/>
      <w:divBdr>
        <w:top w:val="none" w:sz="0" w:space="0" w:color="auto"/>
        <w:left w:val="none" w:sz="0" w:space="0" w:color="auto"/>
        <w:bottom w:val="none" w:sz="0" w:space="0" w:color="auto"/>
        <w:right w:val="none" w:sz="0" w:space="0" w:color="auto"/>
      </w:divBdr>
    </w:div>
    <w:div w:id="1471481055">
      <w:bodyDiv w:val="1"/>
      <w:marLeft w:val="0"/>
      <w:marRight w:val="0"/>
      <w:marTop w:val="0"/>
      <w:marBottom w:val="0"/>
      <w:divBdr>
        <w:top w:val="none" w:sz="0" w:space="0" w:color="auto"/>
        <w:left w:val="none" w:sz="0" w:space="0" w:color="auto"/>
        <w:bottom w:val="none" w:sz="0" w:space="0" w:color="auto"/>
        <w:right w:val="none" w:sz="0" w:space="0" w:color="auto"/>
      </w:divBdr>
      <w:divsChild>
        <w:div w:id="1237326972">
          <w:marLeft w:val="0"/>
          <w:marRight w:val="0"/>
          <w:marTop w:val="0"/>
          <w:marBottom w:val="0"/>
          <w:divBdr>
            <w:top w:val="none" w:sz="0" w:space="0" w:color="auto"/>
            <w:left w:val="none" w:sz="0" w:space="0" w:color="auto"/>
            <w:bottom w:val="none" w:sz="0" w:space="0" w:color="auto"/>
            <w:right w:val="none" w:sz="0" w:space="0" w:color="auto"/>
          </w:divBdr>
          <w:divsChild>
            <w:div w:id="1531649898">
              <w:marLeft w:val="0"/>
              <w:marRight w:val="0"/>
              <w:marTop w:val="0"/>
              <w:marBottom w:val="0"/>
              <w:divBdr>
                <w:top w:val="none" w:sz="0" w:space="0" w:color="auto"/>
                <w:left w:val="none" w:sz="0" w:space="0" w:color="auto"/>
                <w:bottom w:val="none" w:sz="0" w:space="0" w:color="auto"/>
                <w:right w:val="none" w:sz="0" w:space="0" w:color="auto"/>
              </w:divBdr>
              <w:divsChild>
                <w:div w:id="71566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059778">
      <w:bodyDiv w:val="1"/>
      <w:marLeft w:val="0"/>
      <w:marRight w:val="0"/>
      <w:marTop w:val="0"/>
      <w:marBottom w:val="0"/>
      <w:divBdr>
        <w:top w:val="none" w:sz="0" w:space="0" w:color="auto"/>
        <w:left w:val="none" w:sz="0" w:space="0" w:color="auto"/>
        <w:bottom w:val="none" w:sz="0" w:space="0" w:color="auto"/>
        <w:right w:val="none" w:sz="0" w:space="0" w:color="auto"/>
      </w:divBdr>
    </w:div>
    <w:div w:id="1482386871">
      <w:bodyDiv w:val="1"/>
      <w:marLeft w:val="0"/>
      <w:marRight w:val="0"/>
      <w:marTop w:val="0"/>
      <w:marBottom w:val="0"/>
      <w:divBdr>
        <w:top w:val="none" w:sz="0" w:space="0" w:color="auto"/>
        <w:left w:val="none" w:sz="0" w:space="0" w:color="auto"/>
        <w:bottom w:val="none" w:sz="0" w:space="0" w:color="auto"/>
        <w:right w:val="none" w:sz="0" w:space="0" w:color="auto"/>
      </w:divBdr>
    </w:div>
    <w:div w:id="1482772410">
      <w:bodyDiv w:val="1"/>
      <w:marLeft w:val="0"/>
      <w:marRight w:val="0"/>
      <w:marTop w:val="0"/>
      <w:marBottom w:val="0"/>
      <w:divBdr>
        <w:top w:val="none" w:sz="0" w:space="0" w:color="auto"/>
        <w:left w:val="none" w:sz="0" w:space="0" w:color="auto"/>
        <w:bottom w:val="none" w:sz="0" w:space="0" w:color="auto"/>
        <w:right w:val="none" w:sz="0" w:space="0" w:color="auto"/>
      </w:divBdr>
    </w:div>
    <w:div w:id="1489588455">
      <w:bodyDiv w:val="1"/>
      <w:marLeft w:val="0"/>
      <w:marRight w:val="0"/>
      <w:marTop w:val="0"/>
      <w:marBottom w:val="0"/>
      <w:divBdr>
        <w:top w:val="none" w:sz="0" w:space="0" w:color="auto"/>
        <w:left w:val="none" w:sz="0" w:space="0" w:color="auto"/>
        <w:bottom w:val="none" w:sz="0" w:space="0" w:color="auto"/>
        <w:right w:val="none" w:sz="0" w:space="0" w:color="auto"/>
      </w:divBdr>
    </w:div>
    <w:div w:id="1499923699">
      <w:bodyDiv w:val="1"/>
      <w:marLeft w:val="0"/>
      <w:marRight w:val="0"/>
      <w:marTop w:val="0"/>
      <w:marBottom w:val="0"/>
      <w:divBdr>
        <w:top w:val="none" w:sz="0" w:space="0" w:color="auto"/>
        <w:left w:val="none" w:sz="0" w:space="0" w:color="auto"/>
        <w:bottom w:val="none" w:sz="0" w:space="0" w:color="auto"/>
        <w:right w:val="none" w:sz="0" w:space="0" w:color="auto"/>
      </w:divBdr>
    </w:div>
    <w:div w:id="1503932570">
      <w:bodyDiv w:val="1"/>
      <w:marLeft w:val="0"/>
      <w:marRight w:val="0"/>
      <w:marTop w:val="0"/>
      <w:marBottom w:val="0"/>
      <w:divBdr>
        <w:top w:val="none" w:sz="0" w:space="0" w:color="auto"/>
        <w:left w:val="none" w:sz="0" w:space="0" w:color="auto"/>
        <w:bottom w:val="none" w:sz="0" w:space="0" w:color="auto"/>
        <w:right w:val="none" w:sz="0" w:space="0" w:color="auto"/>
      </w:divBdr>
    </w:div>
    <w:div w:id="1507596446">
      <w:bodyDiv w:val="1"/>
      <w:marLeft w:val="0"/>
      <w:marRight w:val="0"/>
      <w:marTop w:val="0"/>
      <w:marBottom w:val="0"/>
      <w:divBdr>
        <w:top w:val="none" w:sz="0" w:space="0" w:color="auto"/>
        <w:left w:val="none" w:sz="0" w:space="0" w:color="auto"/>
        <w:bottom w:val="none" w:sz="0" w:space="0" w:color="auto"/>
        <w:right w:val="none" w:sz="0" w:space="0" w:color="auto"/>
      </w:divBdr>
      <w:divsChild>
        <w:div w:id="545994778">
          <w:marLeft w:val="0"/>
          <w:marRight w:val="0"/>
          <w:marTop w:val="0"/>
          <w:marBottom w:val="0"/>
          <w:divBdr>
            <w:top w:val="none" w:sz="0" w:space="0" w:color="auto"/>
            <w:left w:val="none" w:sz="0" w:space="0" w:color="auto"/>
            <w:bottom w:val="none" w:sz="0" w:space="0" w:color="auto"/>
            <w:right w:val="none" w:sz="0" w:space="0" w:color="auto"/>
          </w:divBdr>
          <w:divsChild>
            <w:div w:id="522090919">
              <w:marLeft w:val="0"/>
              <w:marRight w:val="0"/>
              <w:marTop w:val="0"/>
              <w:marBottom w:val="0"/>
              <w:divBdr>
                <w:top w:val="none" w:sz="0" w:space="0" w:color="auto"/>
                <w:left w:val="none" w:sz="0" w:space="0" w:color="auto"/>
                <w:bottom w:val="none" w:sz="0" w:space="0" w:color="auto"/>
                <w:right w:val="none" w:sz="0" w:space="0" w:color="auto"/>
              </w:divBdr>
              <w:divsChild>
                <w:div w:id="1004209663">
                  <w:marLeft w:val="0"/>
                  <w:marRight w:val="0"/>
                  <w:marTop w:val="0"/>
                  <w:marBottom w:val="0"/>
                  <w:divBdr>
                    <w:top w:val="none" w:sz="0" w:space="0" w:color="auto"/>
                    <w:left w:val="none" w:sz="0" w:space="0" w:color="auto"/>
                    <w:bottom w:val="none" w:sz="0" w:space="0" w:color="auto"/>
                    <w:right w:val="none" w:sz="0" w:space="0" w:color="auto"/>
                  </w:divBdr>
                  <w:divsChild>
                    <w:div w:id="14952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525950">
      <w:bodyDiv w:val="1"/>
      <w:marLeft w:val="0"/>
      <w:marRight w:val="0"/>
      <w:marTop w:val="0"/>
      <w:marBottom w:val="0"/>
      <w:divBdr>
        <w:top w:val="none" w:sz="0" w:space="0" w:color="auto"/>
        <w:left w:val="none" w:sz="0" w:space="0" w:color="auto"/>
        <w:bottom w:val="none" w:sz="0" w:space="0" w:color="auto"/>
        <w:right w:val="none" w:sz="0" w:space="0" w:color="auto"/>
      </w:divBdr>
    </w:div>
    <w:div w:id="1513691249">
      <w:bodyDiv w:val="1"/>
      <w:marLeft w:val="0"/>
      <w:marRight w:val="0"/>
      <w:marTop w:val="0"/>
      <w:marBottom w:val="0"/>
      <w:divBdr>
        <w:top w:val="none" w:sz="0" w:space="0" w:color="auto"/>
        <w:left w:val="none" w:sz="0" w:space="0" w:color="auto"/>
        <w:bottom w:val="none" w:sz="0" w:space="0" w:color="auto"/>
        <w:right w:val="none" w:sz="0" w:space="0" w:color="auto"/>
      </w:divBdr>
    </w:div>
    <w:div w:id="1515068056">
      <w:bodyDiv w:val="1"/>
      <w:marLeft w:val="0"/>
      <w:marRight w:val="0"/>
      <w:marTop w:val="0"/>
      <w:marBottom w:val="0"/>
      <w:divBdr>
        <w:top w:val="none" w:sz="0" w:space="0" w:color="auto"/>
        <w:left w:val="none" w:sz="0" w:space="0" w:color="auto"/>
        <w:bottom w:val="none" w:sz="0" w:space="0" w:color="auto"/>
        <w:right w:val="none" w:sz="0" w:space="0" w:color="auto"/>
      </w:divBdr>
      <w:divsChild>
        <w:div w:id="679508909">
          <w:marLeft w:val="0"/>
          <w:marRight w:val="0"/>
          <w:marTop w:val="0"/>
          <w:marBottom w:val="0"/>
          <w:divBdr>
            <w:top w:val="none" w:sz="0" w:space="0" w:color="auto"/>
            <w:left w:val="none" w:sz="0" w:space="0" w:color="auto"/>
            <w:bottom w:val="none" w:sz="0" w:space="0" w:color="auto"/>
            <w:right w:val="none" w:sz="0" w:space="0" w:color="auto"/>
          </w:divBdr>
          <w:divsChild>
            <w:div w:id="47655566">
              <w:marLeft w:val="0"/>
              <w:marRight w:val="0"/>
              <w:marTop w:val="0"/>
              <w:marBottom w:val="0"/>
              <w:divBdr>
                <w:top w:val="none" w:sz="0" w:space="0" w:color="auto"/>
                <w:left w:val="none" w:sz="0" w:space="0" w:color="auto"/>
                <w:bottom w:val="none" w:sz="0" w:space="0" w:color="auto"/>
                <w:right w:val="none" w:sz="0" w:space="0" w:color="auto"/>
              </w:divBdr>
              <w:divsChild>
                <w:div w:id="19111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822">
      <w:bodyDiv w:val="1"/>
      <w:marLeft w:val="0"/>
      <w:marRight w:val="0"/>
      <w:marTop w:val="0"/>
      <w:marBottom w:val="0"/>
      <w:divBdr>
        <w:top w:val="none" w:sz="0" w:space="0" w:color="auto"/>
        <w:left w:val="none" w:sz="0" w:space="0" w:color="auto"/>
        <w:bottom w:val="none" w:sz="0" w:space="0" w:color="auto"/>
        <w:right w:val="none" w:sz="0" w:space="0" w:color="auto"/>
      </w:divBdr>
      <w:divsChild>
        <w:div w:id="268775493">
          <w:marLeft w:val="0"/>
          <w:marRight w:val="0"/>
          <w:marTop w:val="0"/>
          <w:marBottom w:val="0"/>
          <w:divBdr>
            <w:top w:val="none" w:sz="0" w:space="0" w:color="auto"/>
            <w:left w:val="none" w:sz="0" w:space="0" w:color="auto"/>
            <w:bottom w:val="none" w:sz="0" w:space="0" w:color="auto"/>
            <w:right w:val="none" w:sz="0" w:space="0" w:color="auto"/>
          </w:divBdr>
          <w:divsChild>
            <w:div w:id="116713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02600">
      <w:bodyDiv w:val="1"/>
      <w:marLeft w:val="0"/>
      <w:marRight w:val="0"/>
      <w:marTop w:val="0"/>
      <w:marBottom w:val="0"/>
      <w:divBdr>
        <w:top w:val="none" w:sz="0" w:space="0" w:color="auto"/>
        <w:left w:val="none" w:sz="0" w:space="0" w:color="auto"/>
        <w:bottom w:val="none" w:sz="0" w:space="0" w:color="auto"/>
        <w:right w:val="none" w:sz="0" w:space="0" w:color="auto"/>
      </w:divBdr>
    </w:div>
    <w:div w:id="1519276694">
      <w:bodyDiv w:val="1"/>
      <w:marLeft w:val="0"/>
      <w:marRight w:val="0"/>
      <w:marTop w:val="0"/>
      <w:marBottom w:val="0"/>
      <w:divBdr>
        <w:top w:val="none" w:sz="0" w:space="0" w:color="auto"/>
        <w:left w:val="none" w:sz="0" w:space="0" w:color="auto"/>
        <w:bottom w:val="none" w:sz="0" w:space="0" w:color="auto"/>
        <w:right w:val="none" w:sz="0" w:space="0" w:color="auto"/>
      </w:divBdr>
      <w:divsChild>
        <w:div w:id="1462651992">
          <w:marLeft w:val="0"/>
          <w:marRight w:val="0"/>
          <w:marTop w:val="0"/>
          <w:marBottom w:val="0"/>
          <w:divBdr>
            <w:top w:val="none" w:sz="0" w:space="0" w:color="auto"/>
            <w:left w:val="none" w:sz="0" w:space="0" w:color="auto"/>
            <w:bottom w:val="none" w:sz="0" w:space="0" w:color="auto"/>
            <w:right w:val="none" w:sz="0" w:space="0" w:color="auto"/>
          </w:divBdr>
          <w:divsChild>
            <w:div w:id="1656450955">
              <w:marLeft w:val="0"/>
              <w:marRight w:val="0"/>
              <w:marTop w:val="0"/>
              <w:marBottom w:val="0"/>
              <w:divBdr>
                <w:top w:val="none" w:sz="0" w:space="0" w:color="auto"/>
                <w:left w:val="none" w:sz="0" w:space="0" w:color="auto"/>
                <w:bottom w:val="none" w:sz="0" w:space="0" w:color="auto"/>
                <w:right w:val="none" w:sz="0" w:space="0" w:color="auto"/>
              </w:divBdr>
              <w:divsChild>
                <w:div w:id="170054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781784">
      <w:bodyDiv w:val="1"/>
      <w:marLeft w:val="0"/>
      <w:marRight w:val="0"/>
      <w:marTop w:val="0"/>
      <w:marBottom w:val="0"/>
      <w:divBdr>
        <w:top w:val="none" w:sz="0" w:space="0" w:color="auto"/>
        <w:left w:val="none" w:sz="0" w:space="0" w:color="auto"/>
        <w:bottom w:val="none" w:sz="0" w:space="0" w:color="auto"/>
        <w:right w:val="none" w:sz="0" w:space="0" w:color="auto"/>
      </w:divBdr>
      <w:divsChild>
        <w:div w:id="1271089630">
          <w:marLeft w:val="0"/>
          <w:marRight w:val="0"/>
          <w:marTop w:val="0"/>
          <w:marBottom w:val="0"/>
          <w:divBdr>
            <w:top w:val="none" w:sz="0" w:space="0" w:color="auto"/>
            <w:left w:val="none" w:sz="0" w:space="0" w:color="auto"/>
            <w:bottom w:val="none" w:sz="0" w:space="0" w:color="auto"/>
            <w:right w:val="none" w:sz="0" w:space="0" w:color="auto"/>
          </w:divBdr>
          <w:divsChild>
            <w:div w:id="1117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0454">
      <w:bodyDiv w:val="1"/>
      <w:marLeft w:val="0"/>
      <w:marRight w:val="0"/>
      <w:marTop w:val="0"/>
      <w:marBottom w:val="0"/>
      <w:divBdr>
        <w:top w:val="none" w:sz="0" w:space="0" w:color="auto"/>
        <w:left w:val="none" w:sz="0" w:space="0" w:color="auto"/>
        <w:bottom w:val="none" w:sz="0" w:space="0" w:color="auto"/>
        <w:right w:val="none" w:sz="0" w:space="0" w:color="auto"/>
      </w:divBdr>
    </w:div>
    <w:div w:id="1534689074">
      <w:bodyDiv w:val="1"/>
      <w:marLeft w:val="0"/>
      <w:marRight w:val="0"/>
      <w:marTop w:val="0"/>
      <w:marBottom w:val="0"/>
      <w:divBdr>
        <w:top w:val="none" w:sz="0" w:space="0" w:color="auto"/>
        <w:left w:val="none" w:sz="0" w:space="0" w:color="auto"/>
        <w:bottom w:val="none" w:sz="0" w:space="0" w:color="auto"/>
        <w:right w:val="none" w:sz="0" w:space="0" w:color="auto"/>
      </w:divBdr>
    </w:div>
    <w:div w:id="1535344502">
      <w:bodyDiv w:val="1"/>
      <w:marLeft w:val="0"/>
      <w:marRight w:val="0"/>
      <w:marTop w:val="0"/>
      <w:marBottom w:val="0"/>
      <w:divBdr>
        <w:top w:val="none" w:sz="0" w:space="0" w:color="auto"/>
        <w:left w:val="none" w:sz="0" w:space="0" w:color="auto"/>
        <w:bottom w:val="none" w:sz="0" w:space="0" w:color="auto"/>
        <w:right w:val="none" w:sz="0" w:space="0" w:color="auto"/>
      </w:divBdr>
    </w:div>
    <w:div w:id="1541093852">
      <w:bodyDiv w:val="1"/>
      <w:marLeft w:val="0"/>
      <w:marRight w:val="0"/>
      <w:marTop w:val="0"/>
      <w:marBottom w:val="0"/>
      <w:divBdr>
        <w:top w:val="none" w:sz="0" w:space="0" w:color="auto"/>
        <w:left w:val="none" w:sz="0" w:space="0" w:color="auto"/>
        <w:bottom w:val="none" w:sz="0" w:space="0" w:color="auto"/>
        <w:right w:val="none" w:sz="0" w:space="0" w:color="auto"/>
      </w:divBdr>
    </w:div>
    <w:div w:id="1545362512">
      <w:bodyDiv w:val="1"/>
      <w:marLeft w:val="0"/>
      <w:marRight w:val="0"/>
      <w:marTop w:val="0"/>
      <w:marBottom w:val="0"/>
      <w:divBdr>
        <w:top w:val="none" w:sz="0" w:space="0" w:color="auto"/>
        <w:left w:val="none" w:sz="0" w:space="0" w:color="auto"/>
        <w:bottom w:val="none" w:sz="0" w:space="0" w:color="auto"/>
        <w:right w:val="none" w:sz="0" w:space="0" w:color="auto"/>
      </w:divBdr>
    </w:div>
    <w:div w:id="1553539202">
      <w:bodyDiv w:val="1"/>
      <w:marLeft w:val="0"/>
      <w:marRight w:val="0"/>
      <w:marTop w:val="0"/>
      <w:marBottom w:val="0"/>
      <w:divBdr>
        <w:top w:val="none" w:sz="0" w:space="0" w:color="auto"/>
        <w:left w:val="none" w:sz="0" w:space="0" w:color="auto"/>
        <w:bottom w:val="none" w:sz="0" w:space="0" w:color="auto"/>
        <w:right w:val="none" w:sz="0" w:space="0" w:color="auto"/>
      </w:divBdr>
      <w:divsChild>
        <w:div w:id="1859273478">
          <w:marLeft w:val="0"/>
          <w:marRight w:val="0"/>
          <w:marTop w:val="0"/>
          <w:marBottom w:val="0"/>
          <w:divBdr>
            <w:top w:val="none" w:sz="0" w:space="0" w:color="auto"/>
            <w:left w:val="none" w:sz="0" w:space="0" w:color="auto"/>
            <w:bottom w:val="none" w:sz="0" w:space="0" w:color="auto"/>
            <w:right w:val="none" w:sz="0" w:space="0" w:color="auto"/>
          </w:divBdr>
          <w:divsChild>
            <w:div w:id="1783303892">
              <w:marLeft w:val="0"/>
              <w:marRight w:val="0"/>
              <w:marTop w:val="0"/>
              <w:marBottom w:val="0"/>
              <w:divBdr>
                <w:top w:val="none" w:sz="0" w:space="0" w:color="auto"/>
                <w:left w:val="none" w:sz="0" w:space="0" w:color="auto"/>
                <w:bottom w:val="none" w:sz="0" w:space="0" w:color="auto"/>
                <w:right w:val="none" w:sz="0" w:space="0" w:color="auto"/>
              </w:divBdr>
              <w:divsChild>
                <w:div w:id="206186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968192">
      <w:bodyDiv w:val="1"/>
      <w:marLeft w:val="0"/>
      <w:marRight w:val="0"/>
      <w:marTop w:val="0"/>
      <w:marBottom w:val="0"/>
      <w:divBdr>
        <w:top w:val="none" w:sz="0" w:space="0" w:color="auto"/>
        <w:left w:val="none" w:sz="0" w:space="0" w:color="auto"/>
        <w:bottom w:val="none" w:sz="0" w:space="0" w:color="auto"/>
        <w:right w:val="none" w:sz="0" w:space="0" w:color="auto"/>
      </w:divBdr>
    </w:div>
    <w:div w:id="1557859212">
      <w:bodyDiv w:val="1"/>
      <w:marLeft w:val="0"/>
      <w:marRight w:val="0"/>
      <w:marTop w:val="0"/>
      <w:marBottom w:val="0"/>
      <w:divBdr>
        <w:top w:val="none" w:sz="0" w:space="0" w:color="auto"/>
        <w:left w:val="none" w:sz="0" w:space="0" w:color="auto"/>
        <w:bottom w:val="none" w:sz="0" w:space="0" w:color="auto"/>
        <w:right w:val="none" w:sz="0" w:space="0" w:color="auto"/>
      </w:divBdr>
    </w:div>
    <w:div w:id="1558469523">
      <w:bodyDiv w:val="1"/>
      <w:marLeft w:val="0"/>
      <w:marRight w:val="0"/>
      <w:marTop w:val="0"/>
      <w:marBottom w:val="0"/>
      <w:divBdr>
        <w:top w:val="none" w:sz="0" w:space="0" w:color="auto"/>
        <w:left w:val="none" w:sz="0" w:space="0" w:color="auto"/>
        <w:bottom w:val="none" w:sz="0" w:space="0" w:color="auto"/>
        <w:right w:val="none" w:sz="0" w:space="0" w:color="auto"/>
      </w:divBdr>
    </w:div>
    <w:div w:id="1561554002">
      <w:bodyDiv w:val="1"/>
      <w:marLeft w:val="0"/>
      <w:marRight w:val="0"/>
      <w:marTop w:val="0"/>
      <w:marBottom w:val="0"/>
      <w:divBdr>
        <w:top w:val="none" w:sz="0" w:space="0" w:color="auto"/>
        <w:left w:val="none" w:sz="0" w:space="0" w:color="auto"/>
        <w:bottom w:val="none" w:sz="0" w:space="0" w:color="auto"/>
        <w:right w:val="none" w:sz="0" w:space="0" w:color="auto"/>
      </w:divBdr>
      <w:divsChild>
        <w:div w:id="1436241995">
          <w:marLeft w:val="0"/>
          <w:marRight w:val="0"/>
          <w:marTop w:val="0"/>
          <w:marBottom w:val="0"/>
          <w:divBdr>
            <w:top w:val="none" w:sz="0" w:space="0" w:color="auto"/>
            <w:left w:val="none" w:sz="0" w:space="0" w:color="auto"/>
            <w:bottom w:val="none" w:sz="0" w:space="0" w:color="auto"/>
            <w:right w:val="none" w:sz="0" w:space="0" w:color="auto"/>
          </w:divBdr>
          <w:divsChild>
            <w:div w:id="126681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3410">
      <w:bodyDiv w:val="1"/>
      <w:marLeft w:val="0"/>
      <w:marRight w:val="0"/>
      <w:marTop w:val="0"/>
      <w:marBottom w:val="0"/>
      <w:divBdr>
        <w:top w:val="none" w:sz="0" w:space="0" w:color="auto"/>
        <w:left w:val="none" w:sz="0" w:space="0" w:color="auto"/>
        <w:bottom w:val="none" w:sz="0" w:space="0" w:color="auto"/>
        <w:right w:val="none" w:sz="0" w:space="0" w:color="auto"/>
      </w:divBdr>
    </w:div>
    <w:div w:id="1569144151">
      <w:bodyDiv w:val="1"/>
      <w:marLeft w:val="0"/>
      <w:marRight w:val="0"/>
      <w:marTop w:val="0"/>
      <w:marBottom w:val="0"/>
      <w:divBdr>
        <w:top w:val="none" w:sz="0" w:space="0" w:color="auto"/>
        <w:left w:val="none" w:sz="0" w:space="0" w:color="auto"/>
        <w:bottom w:val="none" w:sz="0" w:space="0" w:color="auto"/>
        <w:right w:val="none" w:sz="0" w:space="0" w:color="auto"/>
      </w:divBdr>
      <w:divsChild>
        <w:div w:id="1675185723">
          <w:marLeft w:val="0"/>
          <w:marRight w:val="0"/>
          <w:marTop w:val="0"/>
          <w:marBottom w:val="0"/>
          <w:divBdr>
            <w:top w:val="none" w:sz="0" w:space="0" w:color="auto"/>
            <w:left w:val="none" w:sz="0" w:space="0" w:color="auto"/>
            <w:bottom w:val="none" w:sz="0" w:space="0" w:color="auto"/>
            <w:right w:val="none" w:sz="0" w:space="0" w:color="auto"/>
          </w:divBdr>
          <w:divsChild>
            <w:div w:id="1650934785">
              <w:marLeft w:val="0"/>
              <w:marRight w:val="0"/>
              <w:marTop w:val="0"/>
              <w:marBottom w:val="0"/>
              <w:divBdr>
                <w:top w:val="none" w:sz="0" w:space="0" w:color="auto"/>
                <w:left w:val="none" w:sz="0" w:space="0" w:color="auto"/>
                <w:bottom w:val="none" w:sz="0" w:space="0" w:color="auto"/>
                <w:right w:val="none" w:sz="0" w:space="0" w:color="auto"/>
              </w:divBdr>
              <w:divsChild>
                <w:div w:id="10660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594402">
      <w:bodyDiv w:val="1"/>
      <w:marLeft w:val="0"/>
      <w:marRight w:val="0"/>
      <w:marTop w:val="0"/>
      <w:marBottom w:val="0"/>
      <w:divBdr>
        <w:top w:val="none" w:sz="0" w:space="0" w:color="auto"/>
        <w:left w:val="none" w:sz="0" w:space="0" w:color="auto"/>
        <w:bottom w:val="none" w:sz="0" w:space="0" w:color="auto"/>
        <w:right w:val="none" w:sz="0" w:space="0" w:color="auto"/>
      </w:divBdr>
    </w:div>
    <w:div w:id="1578706036">
      <w:bodyDiv w:val="1"/>
      <w:marLeft w:val="0"/>
      <w:marRight w:val="0"/>
      <w:marTop w:val="0"/>
      <w:marBottom w:val="0"/>
      <w:divBdr>
        <w:top w:val="none" w:sz="0" w:space="0" w:color="auto"/>
        <w:left w:val="none" w:sz="0" w:space="0" w:color="auto"/>
        <w:bottom w:val="none" w:sz="0" w:space="0" w:color="auto"/>
        <w:right w:val="none" w:sz="0" w:space="0" w:color="auto"/>
      </w:divBdr>
      <w:divsChild>
        <w:div w:id="1708023707">
          <w:marLeft w:val="0"/>
          <w:marRight w:val="0"/>
          <w:marTop w:val="0"/>
          <w:marBottom w:val="0"/>
          <w:divBdr>
            <w:top w:val="none" w:sz="0" w:space="0" w:color="auto"/>
            <w:left w:val="none" w:sz="0" w:space="0" w:color="auto"/>
            <w:bottom w:val="none" w:sz="0" w:space="0" w:color="auto"/>
            <w:right w:val="none" w:sz="0" w:space="0" w:color="auto"/>
          </w:divBdr>
          <w:divsChild>
            <w:div w:id="1402871826">
              <w:marLeft w:val="0"/>
              <w:marRight w:val="0"/>
              <w:marTop w:val="0"/>
              <w:marBottom w:val="0"/>
              <w:divBdr>
                <w:top w:val="none" w:sz="0" w:space="0" w:color="auto"/>
                <w:left w:val="none" w:sz="0" w:space="0" w:color="auto"/>
                <w:bottom w:val="none" w:sz="0" w:space="0" w:color="auto"/>
                <w:right w:val="none" w:sz="0" w:space="0" w:color="auto"/>
              </w:divBdr>
              <w:divsChild>
                <w:div w:id="689263240">
                  <w:marLeft w:val="0"/>
                  <w:marRight w:val="0"/>
                  <w:marTop w:val="0"/>
                  <w:marBottom w:val="0"/>
                  <w:divBdr>
                    <w:top w:val="none" w:sz="0" w:space="0" w:color="auto"/>
                    <w:left w:val="none" w:sz="0" w:space="0" w:color="auto"/>
                    <w:bottom w:val="none" w:sz="0" w:space="0" w:color="auto"/>
                    <w:right w:val="none" w:sz="0" w:space="0" w:color="auto"/>
                  </w:divBdr>
                  <w:divsChild>
                    <w:div w:id="182230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558751">
      <w:bodyDiv w:val="1"/>
      <w:marLeft w:val="0"/>
      <w:marRight w:val="0"/>
      <w:marTop w:val="0"/>
      <w:marBottom w:val="0"/>
      <w:divBdr>
        <w:top w:val="none" w:sz="0" w:space="0" w:color="auto"/>
        <w:left w:val="none" w:sz="0" w:space="0" w:color="auto"/>
        <w:bottom w:val="none" w:sz="0" w:space="0" w:color="auto"/>
        <w:right w:val="none" w:sz="0" w:space="0" w:color="auto"/>
      </w:divBdr>
    </w:div>
    <w:div w:id="1584485314">
      <w:bodyDiv w:val="1"/>
      <w:marLeft w:val="0"/>
      <w:marRight w:val="0"/>
      <w:marTop w:val="0"/>
      <w:marBottom w:val="0"/>
      <w:divBdr>
        <w:top w:val="none" w:sz="0" w:space="0" w:color="auto"/>
        <w:left w:val="none" w:sz="0" w:space="0" w:color="auto"/>
        <w:bottom w:val="none" w:sz="0" w:space="0" w:color="auto"/>
        <w:right w:val="none" w:sz="0" w:space="0" w:color="auto"/>
      </w:divBdr>
    </w:div>
    <w:div w:id="1601645253">
      <w:bodyDiv w:val="1"/>
      <w:marLeft w:val="0"/>
      <w:marRight w:val="0"/>
      <w:marTop w:val="0"/>
      <w:marBottom w:val="0"/>
      <w:divBdr>
        <w:top w:val="none" w:sz="0" w:space="0" w:color="auto"/>
        <w:left w:val="none" w:sz="0" w:space="0" w:color="auto"/>
        <w:bottom w:val="none" w:sz="0" w:space="0" w:color="auto"/>
        <w:right w:val="none" w:sz="0" w:space="0" w:color="auto"/>
      </w:divBdr>
    </w:div>
    <w:div w:id="1607537999">
      <w:bodyDiv w:val="1"/>
      <w:marLeft w:val="0"/>
      <w:marRight w:val="0"/>
      <w:marTop w:val="0"/>
      <w:marBottom w:val="0"/>
      <w:divBdr>
        <w:top w:val="none" w:sz="0" w:space="0" w:color="auto"/>
        <w:left w:val="none" w:sz="0" w:space="0" w:color="auto"/>
        <w:bottom w:val="none" w:sz="0" w:space="0" w:color="auto"/>
        <w:right w:val="none" w:sz="0" w:space="0" w:color="auto"/>
      </w:divBdr>
    </w:div>
    <w:div w:id="1610967022">
      <w:bodyDiv w:val="1"/>
      <w:marLeft w:val="0"/>
      <w:marRight w:val="0"/>
      <w:marTop w:val="0"/>
      <w:marBottom w:val="0"/>
      <w:divBdr>
        <w:top w:val="none" w:sz="0" w:space="0" w:color="auto"/>
        <w:left w:val="none" w:sz="0" w:space="0" w:color="auto"/>
        <w:bottom w:val="none" w:sz="0" w:space="0" w:color="auto"/>
        <w:right w:val="none" w:sz="0" w:space="0" w:color="auto"/>
      </w:divBdr>
    </w:div>
    <w:div w:id="1614633740">
      <w:bodyDiv w:val="1"/>
      <w:marLeft w:val="0"/>
      <w:marRight w:val="0"/>
      <w:marTop w:val="0"/>
      <w:marBottom w:val="0"/>
      <w:divBdr>
        <w:top w:val="none" w:sz="0" w:space="0" w:color="auto"/>
        <w:left w:val="none" w:sz="0" w:space="0" w:color="auto"/>
        <w:bottom w:val="none" w:sz="0" w:space="0" w:color="auto"/>
        <w:right w:val="none" w:sz="0" w:space="0" w:color="auto"/>
      </w:divBdr>
      <w:divsChild>
        <w:div w:id="800457897">
          <w:marLeft w:val="0"/>
          <w:marRight w:val="0"/>
          <w:marTop w:val="0"/>
          <w:marBottom w:val="0"/>
          <w:divBdr>
            <w:top w:val="none" w:sz="0" w:space="0" w:color="auto"/>
            <w:left w:val="none" w:sz="0" w:space="0" w:color="auto"/>
            <w:bottom w:val="none" w:sz="0" w:space="0" w:color="auto"/>
            <w:right w:val="none" w:sz="0" w:space="0" w:color="auto"/>
          </w:divBdr>
          <w:divsChild>
            <w:div w:id="1205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09060">
      <w:bodyDiv w:val="1"/>
      <w:marLeft w:val="0"/>
      <w:marRight w:val="0"/>
      <w:marTop w:val="0"/>
      <w:marBottom w:val="0"/>
      <w:divBdr>
        <w:top w:val="none" w:sz="0" w:space="0" w:color="auto"/>
        <w:left w:val="none" w:sz="0" w:space="0" w:color="auto"/>
        <w:bottom w:val="none" w:sz="0" w:space="0" w:color="auto"/>
        <w:right w:val="none" w:sz="0" w:space="0" w:color="auto"/>
      </w:divBdr>
      <w:divsChild>
        <w:div w:id="1958415040">
          <w:marLeft w:val="0"/>
          <w:marRight w:val="0"/>
          <w:marTop w:val="0"/>
          <w:marBottom w:val="0"/>
          <w:divBdr>
            <w:top w:val="none" w:sz="0" w:space="0" w:color="auto"/>
            <w:left w:val="none" w:sz="0" w:space="0" w:color="auto"/>
            <w:bottom w:val="none" w:sz="0" w:space="0" w:color="auto"/>
            <w:right w:val="none" w:sz="0" w:space="0" w:color="auto"/>
          </w:divBdr>
          <w:divsChild>
            <w:div w:id="363016355">
              <w:marLeft w:val="0"/>
              <w:marRight w:val="0"/>
              <w:marTop w:val="0"/>
              <w:marBottom w:val="0"/>
              <w:divBdr>
                <w:top w:val="none" w:sz="0" w:space="0" w:color="auto"/>
                <w:left w:val="none" w:sz="0" w:space="0" w:color="auto"/>
                <w:bottom w:val="none" w:sz="0" w:space="0" w:color="auto"/>
                <w:right w:val="none" w:sz="0" w:space="0" w:color="auto"/>
              </w:divBdr>
              <w:divsChild>
                <w:div w:id="161968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641">
      <w:bodyDiv w:val="1"/>
      <w:marLeft w:val="0"/>
      <w:marRight w:val="0"/>
      <w:marTop w:val="0"/>
      <w:marBottom w:val="0"/>
      <w:divBdr>
        <w:top w:val="none" w:sz="0" w:space="0" w:color="auto"/>
        <w:left w:val="none" w:sz="0" w:space="0" w:color="auto"/>
        <w:bottom w:val="none" w:sz="0" w:space="0" w:color="auto"/>
        <w:right w:val="none" w:sz="0" w:space="0" w:color="auto"/>
      </w:divBdr>
      <w:divsChild>
        <w:div w:id="1240480541">
          <w:marLeft w:val="0"/>
          <w:marRight w:val="0"/>
          <w:marTop w:val="0"/>
          <w:marBottom w:val="0"/>
          <w:divBdr>
            <w:top w:val="none" w:sz="0" w:space="0" w:color="auto"/>
            <w:left w:val="none" w:sz="0" w:space="0" w:color="auto"/>
            <w:bottom w:val="none" w:sz="0" w:space="0" w:color="auto"/>
            <w:right w:val="none" w:sz="0" w:space="0" w:color="auto"/>
          </w:divBdr>
          <w:divsChild>
            <w:div w:id="1907259259">
              <w:marLeft w:val="0"/>
              <w:marRight w:val="0"/>
              <w:marTop w:val="0"/>
              <w:marBottom w:val="0"/>
              <w:divBdr>
                <w:top w:val="none" w:sz="0" w:space="0" w:color="auto"/>
                <w:left w:val="none" w:sz="0" w:space="0" w:color="auto"/>
                <w:bottom w:val="none" w:sz="0" w:space="0" w:color="auto"/>
                <w:right w:val="none" w:sz="0" w:space="0" w:color="auto"/>
              </w:divBdr>
              <w:divsChild>
                <w:div w:id="106437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849723">
      <w:bodyDiv w:val="1"/>
      <w:marLeft w:val="0"/>
      <w:marRight w:val="0"/>
      <w:marTop w:val="0"/>
      <w:marBottom w:val="0"/>
      <w:divBdr>
        <w:top w:val="none" w:sz="0" w:space="0" w:color="auto"/>
        <w:left w:val="none" w:sz="0" w:space="0" w:color="auto"/>
        <w:bottom w:val="none" w:sz="0" w:space="0" w:color="auto"/>
        <w:right w:val="none" w:sz="0" w:space="0" w:color="auto"/>
      </w:divBdr>
    </w:div>
    <w:div w:id="1655572394">
      <w:bodyDiv w:val="1"/>
      <w:marLeft w:val="0"/>
      <w:marRight w:val="0"/>
      <w:marTop w:val="0"/>
      <w:marBottom w:val="0"/>
      <w:divBdr>
        <w:top w:val="none" w:sz="0" w:space="0" w:color="auto"/>
        <w:left w:val="none" w:sz="0" w:space="0" w:color="auto"/>
        <w:bottom w:val="none" w:sz="0" w:space="0" w:color="auto"/>
        <w:right w:val="none" w:sz="0" w:space="0" w:color="auto"/>
      </w:divBdr>
      <w:divsChild>
        <w:div w:id="1779447517">
          <w:marLeft w:val="0"/>
          <w:marRight w:val="0"/>
          <w:marTop w:val="0"/>
          <w:marBottom w:val="0"/>
          <w:divBdr>
            <w:top w:val="none" w:sz="0" w:space="0" w:color="auto"/>
            <w:left w:val="none" w:sz="0" w:space="0" w:color="auto"/>
            <w:bottom w:val="none" w:sz="0" w:space="0" w:color="auto"/>
            <w:right w:val="none" w:sz="0" w:space="0" w:color="auto"/>
          </w:divBdr>
          <w:divsChild>
            <w:div w:id="1530296525">
              <w:marLeft w:val="0"/>
              <w:marRight w:val="0"/>
              <w:marTop w:val="0"/>
              <w:marBottom w:val="0"/>
              <w:divBdr>
                <w:top w:val="none" w:sz="0" w:space="0" w:color="auto"/>
                <w:left w:val="none" w:sz="0" w:space="0" w:color="auto"/>
                <w:bottom w:val="none" w:sz="0" w:space="0" w:color="auto"/>
                <w:right w:val="none" w:sz="0" w:space="0" w:color="auto"/>
              </w:divBdr>
              <w:divsChild>
                <w:div w:id="13234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254698">
      <w:bodyDiv w:val="1"/>
      <w:marLeft w:val="0"/>
      <w:marRight w:val="0"/>
      <w:marTop w:val="0"/>
      <w:marBottom w:val="0"/>
      <w:divBdr>
        <w:top w:val="none" w:sz="0" w:space="0" w:color="auto"/>
        <w:left w:val="none" w:sz="0" w:space="0" w:color="auto"/>
        <w:bottom w:val="none" w:sz="0" w:space="0" w:color="auto"/>
        <w:right w:val="none" w:sz="0" w:space="0" w:color="auto"/>
      </w:divBdr>
      <w:divsChild>
        <w:div w:id="632902834">
          <w:marLeft w:val="0"/>
          <w:marRight w:val="0"/>
          <w:marTop w:val="0"/>
          <w:marBottom w:val="0"/>
          <w:divBdr>
            <w:top w:val="none" w:sz="0" w:space="0" w:color="auto"/>
            <w:left w:val="none" w:sz="0" w:space="0" w:color="auto"/>
            <w:bottom w:val="none" w:sz="0" w:space="0" w:color="auto"/>
            <w:right w:val="none" w:sz="0" w:space="0" w:color="auto"/>
          </w:divBdr>
          <w:divsChild>
            <w:div w:id="1907102679">
              <w:marLeft w:val="0"/>
              <w:marRight w:val="0"/>
              <w:marTop w:val="0"/>
              <w:marBottom w:val="0"/>
              <w:divBdr>
                <w:top w:val="none" w:sz="0" w:space="0" w:color="auto"/>
                <w:left w:val="none" w:sz="0" w:space="0" w:color="auto"/>
                <w:bottom w:val="none" w:sz="0" w:space="0" w:color="auto"/>
                <w:right w:val="none" w:sz="0" w:space="0" w:color="auto"/>
              </w:divBdr>
              <w:divsChild>
                <w:div w:id="1880897546">
                  <w:marLeft w:val="0"/>
                  <w:marRight w:val="0"/>
                  <w:marTop w:val="0"/>
                  <w:marBottom w:val="0"/>
                  <w:divBdr>
                    <w:top w:val="none" w:sz="0" w:space="0" w:color="auto"/>
                    <w:left w:val="none" w:sz="0" w:space="0" w:color="auto"/>
                    <w:bottom w:val="none" w:sz="0" w:space="0" w:color="auto"/>
                    <w:right w:val="none" w:sz="0" w:space="0" w:color="auto"/>
                  </w:divBdr>
                  <w:divsChild>
                    <w:div w:id="150597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695095">
      <w:bodyDiv w:val="1"/>
      <w:marLeft w:val="0"/>
      <w:marRight w:val="0"/>
      <w:marTop w:val="0"/>
      <w:marBottom w:val="0"/>
      <w:divBdr>
        <w:top w:val="none" w:sz="0" w:space="0" w:color="auto"/>
        <w:left w:val="none" w:sz="0" w:space="0" w:color="auto"/>
        <w:bottom w:val="none" w:sz="0" w:space="0" w:color="auto"/>
        <w:right w:val="none" w:sz="0" w:space="0" w:color="auto"/>
      </w:divBdr>
      <w:divsChild>
        <w:div w:id="1752656335">
          <w:marLeft w:val="0"/>
          <w:marRight w:val="0"/>
          <w:marTop w:val="0"/>
          <w:marBottom w:val="0"/>
          <w:divBdr>
            <w:top w:val="none" w:sz="0" w:space="0" w:color="auto"/>
            <w:left w:val="none" w:sz="0" w:space="0" w:color="auto"/>
            <w:bottom w:val="none" w:sz="0" w:space="0" w:color="auto"/>
            <w:right w:val="none" w:sz="0" w:space="0" w:color="auto"/>
          </w:divBdr>
          <w:divsChild>
            <w:div w:id="1486126015">
              <w:marLeft w:val="0"/>
              <w:marRight w:val="0"/>
              <w:marTop w:val="0"/>
              <w:marBottom w:val="0"/>
              <w:divBdr>
                <w:top w:val="none" w:sz="0" w:space="0" w:color="auto"/>
                <w:left w:val="none" w:sz="0" w:space="0" w:color="auto"/>
                <w:bottom w:val="none" w:sz="0" w:space="0" w:color="auto"/>
                <w:right w:val="none" w:sz="0" w:space="0" w:color="auto"/>
              </w:divBdr>
              <w:divsChild>
                <w:div w:id="69287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857473">
      <w:bodyDiv w:val="1"/>
      <w:marLeft w:val="0"/>
      <w:marRight w:val="0"/>
      <w:marTop w:val="0"/>
      <w:marBottom w:val="0"/>
      <w:divBdr>
        <w:top w:val="none" w:sz="0" w:space="0" w:color="auto"/>
        <w:left w:val="none" w:sz="0" w:space="0" w:color="auto"/>
        <w:bottom w:val="none" w:sz="0" w:space="0" w:color="auto"/>
        <w:right w:val="none" w:sz="0" w:space="0" w:color="auto"/>
      </w:divBdr>
      <w:divsChild>
        <w:div w:id="252398079">
          <w:marLeft w:val="0"/>
          <w:marRight w:val="0"/>
          <w:marTop w:val="0"/>
          <w:marBottom w:val="0"/>
          <w:divBdr>
            <w:top w:val="none" w:sz="0" w:space="0" w:color="auto"/>
            <w:left w:val="none" w:sz="0" w:space="0" w:color="auto"/>
            <w:bottom w:val="none" w:sz="0" w:space="0" w:color="auto"/>
            <w:right w:val="none" w:sz="0" w:space="0" w:color="auto"/>
          </w:divBdr>
          <w:divsChild>
            <w:div w:id="301429041">
              <w:marLeft w:val="0"/>
              <w:marRight w:val="0"/>
              <w:marTop w:val="0"/>
              <w:marBottom w:val="0"/>
              <w:divBdr>
                <w:top w:val="none" w:sz="0" w:space="0" w:color="auto"/>
                <w:left w:val="none" w:sz="0" w:space="0" w:color="auto"/>
                <w:bottom w:val="none" w:sz="0" w:space="0" w:color="auto"/>
                <w:right w:val="none" w:sz="0" w:space="0" w:color="auto"/>
              </w:divBdr>
              <w:divsChild>
                <w:div w:id="122390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476348">
      <w:bodyDiv w:val="1"/>
      <w:marLeft w:val="0"/>
      <w:marRight w:val="0"/>
      <w:marTop w:val="0"/>
      <w:marBottom w:val="0"/>
      <w:divBdr>
        <w:top w:val="none" w:sz="0" w:space="0" w:color="auto"/>
        <w:left w:val="none" w:sz="0" w:space="0" w:color="auto"/>
        <w:bottom w:val="none" w:sz="0" w:space="0" w:color="auto"/>
        <w:right w:val="none" w:sz="0" w:space="0" w:color="auto"/>
      </w:divBdr>
    </w:div>
    <w:div w:id="1686831229">
      <w:bodyDiv w:val="1"/>
      <w:marLeft w:val="0"/>
      <w:marRight w:val="0"/>
      <w:marTop w:val="0"/>
      <w:marBottom w:val="0"/>
      <w:divBdr>
        <w:top w:val="none" w:sz="0" w:space="0" w:color="auto"/>
        <w:left w:val="none" w:sz="0" w:space="0" w:color="auto"/>
        <w:bottom w:val="none" w:sz="0" w:space="0" w:color="auto"/>
        <w:right w:val="none" w:sz="0" w:space="0" w:color="auto"/>
      </w:divBdr>
      <w:divsChild>
        <w:div w:id="1395201175">
          <w:marLeft w:val="0"/>
          <w:marRight w:val="0"/>
          <w:marTop w:val="0"/>
          <w:marBottom w:val="0"/>
          <w:divBdr>
            <w:top w:val="none" w:sz="0" w:space="0" w:color="auto"/>
            <w:left w:val="none" w:sz="0" w:space="0" w:color="auto"/>
            <w:bottom w:val="none" w:sz="0" w:space="0" w:color="auto"/>
            <w:right w:val="none" w:sz="0" w:space="0" w:color="auto"/>
          </w:divBdr>
          <w:divsChild>
            <w:div w:id="1365600002">
              <w:marLeft w:val="0"/>
              <w:marRight w:val="0"/>
              <w:marTop w:val="0"/>
              <w:marBottom w:val="0"/>
              <w:divBdr>
                <w:top w:val="none" w:sz="0" w:space="0" w:color="auto"/>
                <w:left w:val="none" w:sz="0" w:space="0" w:color="auto"/>
                <w:bottom w:val="none" w:sz="0" w:space="0" w:color="auto"/>
                <w:right w:val="none" w:sz="0" w:space="0" w:color="auto"/>
              </w:divBdr>
              <w:divsChild>
                <w:div w:id="11020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355819">
      <w:bodyDiv w:val="1"/>
      <w:marLeft w:val="0"/>
      <w:marRight w:val="0"/>
      <w:marTop w:val="0"/>
      <w:marBottom w:val="0"/>
      <w:divBdr>
        <w:top w:val="none" w:sz="0" w:space="0" w:color="auto"/>
        <w:left w:val="none" w:sz="0" w:space="0" w:color="auto"/>
        <w:bottom w:val="none" w:sz="0" w:space="0" w:color="auto"/>
        <w:right w:val="none" w:sz="0" w:space="0" w:color="auto"/>
      </w:divBdr>
      <w:divsChild>
        <w:div w:id="2060127018">
          <w:marLeft w:val="0"/>
          <w:marRight w:val="0"/>
          <w:marTop w:val="0"/>
          <w:marBottom w:val="0"/>
          <w:divBdr>
            <w:top w:val="none" w:sz="0" w:space="0" w:color="auto"/>
            <w:left w:val="none" w:sz="0" w:space="0" w:color="auto"/>
            <w:bottom w:val="none" w:sz="0" w:space="0" w:color="auto"/>
            <w:right w:val="none" w:sz="0" w:space="0" w:color="auto"/>
          </w:divBdr>
          <w:divsChild>
            <w:div w:id="1671443303">
              <w:marLeft w:val="0"/>
              <w:marRight w:val="0"/>
              <w:marTop w:val="0"/>
              <w:marBottom w:val="0"/>
              <w:divBdr>
                <w:top w:val="none" w:sz="0" w:space="0" w:color="auto"/>
                <w:left w:val="none" w:sz="0" w:space="0" w:color="auto"/>
                <w:bottom w:val="none" w:sz="0" w:space="0" w:color="auto"/>
                <w:right w:val="none" w:sz="0" w:space="0" w:color="auto"/>
              </w:divBdr>
              <w:divsChild>
                <w:div w:id="79298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89461">
      <w:bodyDiv w:val="1"/>
      <w:marLeft w:val="0"/>
      <w:marRight w:val="0"/>
      <w:marTop w:val="0"/>
      <w:marBottom w:val="0"/>
      <w:divBdr>
        <w:top w:val="none" w:sz="0" w:space="0" w:color="auto"/>
        <w:left w:val="none" w:sz="0" w:space="0" w:color="auto"/>
        <w:bottom w:val="none" w:sz="0" w:space="0" w:color="auto"/>
        <w:right w:val="none" w:sz="0" w:space="0" w:color="auto"/>
      </w:divBdr>
    </w:div>
    <w:div w:id="1701012414">
      <w:bodyDiv w:val="1"/>
      <w:marLeft w:val="0"/>
      <w:marRight w:val="0"/>
      <w:marTop w:val="0"/>
      <w:marBottom w:val="0"/>
      <w:divBdr>
        <w:top w:val="none" w:sz="0" w:space="0" w:color="auto"/>
        <w:left w:val="none" w:sz="0" w:space="0" w:color="auto"/>
        <w:bottom w:val="none" w:sz="0" w:space="0" w:color="auto"/>
        <w:right w:val="none" w:sz="0" w:space="0" w:color="auto"/>
      </w:divBdr>
    </w:div>
    <w:div w:id="1707832400">
      <w:bodyDiv w:val="1"/>
      <w:marLeft w:val="0"/>
      <w:marRight w:val="0"/>
      <w:marTop w:val="0"/>
      <w:marBottom w:val="0"/>
      <w:divBdr>
        <w:top w:val="none" w:sz="0" w:space="0" w:color="auto"/>
        <w:left w:val="none" w:sz="0" w:space="0" w:color="auto"/>
        <w:bottom w:val="none" w:sz="0" w:space="0" w:color="auto"/>
        <w:right w:val="none" w:sz="0" w:space="0" w:color="auto"/>
      </w:divBdr>
      <w:divsChild>
        <w:div w:id="1303928091">
          <w:marLeft w:val="0"/>
          <w:marRight w:val="0"/>
          <w:marTop w:val="0"/>
          <w:marBottom w:val="0"/>
          <w:divBdr>
            <w:top w:val="none" w:sz="0" w:space="0" w:color="auto"/>
            <w:left w:val="none" w:sz="0" w:space="0" w:color="auto"/>
            <w:bottom w:val="none" w:sz="0" w:space="0" w:color="auto"/>
            <w:right w:val="none" w:sz="0" w:space="0" w:color="auto"/>
          </w:divBdr>
          <w:divsChild>
            <w:div w:id="700666150">
              <w:marLeft w:val="0"/>
              <w:marRight w:val="0"/>
              <w:marTop w:val="0"/>
              <w:marBottom w:val="0"/>
              <w:divBdr>
                <w:top w:val="none" w:sz="0" w:space="0" w:color="auto"/>
                <w:left w:val="none" w:sz="0" w:space="0" w:color="auto"/>
                <w:bottom w:val="none" w:sz="0" w:space="0" w:color="auto"/>
                <w:right w:val="none" w:sz="0" w:space="0" w:color="auto"/>
              </w:divBdr>
              <w:divsChild>
                <w:div w:id="129559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661125">
      <w:bodyDiv w:val="1"/>
      <w:marLeft w:val="0"/>
      <w:marRight w:val="0"/>
      <w:marTop w:val="0"/>
      <w:marBottom w:val="0"/>
      <w:divBdr>
        <w:top w:val="none" w:sz="0" w:space="0" w:color="auto"/>
        <w:left w:val="none" w:sz="0" w:space="0" w:color="auto"/>
        <w:bottom w:val="none" w:sz="0" w:space="0" w:color="auto"/>
        <w:right w:val="none" w:sz="0" w:space="0" w:color="auto"/>
      </w:divBdr>
    </w:div>
    <w:div w:id="1720978505">
      <w:bodyDiv w:val="1"/>
      <w:marLeft w:val="0"/>
      <w:marRight w:val="0"/>
      <w:marTop w:val="0"/>
      <w:marBottom w:val="0"/>
      <w:divBdr>
        <w:top w:val="none" w:sz="0" w:space="0" w:color="auto"/>
        <w:left w:val="none" w:sz="0" w:space="0" w:color="auto"/>
        <w:bottom w:val="none" w:sz="0" w:space="0" w:color="auto"/>
        <w:right w:val="none" w:sz="0" w:space="0" w:color="auto"/>
      </w:divBdr>
      <w:divsChild>
        <w:div w:id="1898010900">
          <w:marLeft w:val="0"/>
          <w:marRight w:val="0"/>
          <w:marTop w:val="0"/>
          <w:marBottom w:val="0"/>
          <w:divBdr>
            <w:top w:val="none" w:sz="0" w:space="0" w:color="auto"/>
            <w:left w:val="none" w:sz="0" w:space="0" w:color="auto"/>
            <w:bottom w:val="none" w:sz="0" w:space="0" w:color="auto"/>
            <w:right w:val="none" w:sz="0" w:space="0" w:color="auto"/>
          </w:divBdr>
          <w:divsChild>
            <w:div w:id="2063559533">
              <w:marLeft w:val="0"/>
              <w:marRight w:val="0"/>
              <w:marTop w:val="0"/>
              <w:marBottom w:val="0"/>
              <w:divBdr>
                <w:top w:val="none" w:sz="0" w:space="0" w:color="auto"/>
                <w:left w:val="none" w:sz="0" w:space="0" w:color="auto"/>
                <w:bottom w:val="none" w:sz="0" w:space="0" w:color="auto"/>
                <w:right w:val="none" w:sz="0" w:space="0" w:color="auto"/>
              </w:divBdr>
            </w:div>
            <w:div w:id="151129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676192">
      <w:bodyDiv w:val="1"/>
      <w:marLeft w:val="0"/>
      <w:marRight w:val="0"/>
      <w:marTop w:val="0"/>
      <w:marBottom w:val="0"/>
      <w:divBdr>
        <w:top w:val="none" w:sz="0" w:space="0" w:color="auto"/>
        <w:left w:val="none" w:sz="0" w:space="0" w:color="auto"/>
        <w:bottom w:val="none" w:sz="0" w:space="0" w:color="auto"/>
        <w:right w:val="none" w:sz="0" w:space="0" w:color="auto"/>
      </w:divBdr>
    </w:div>
    <w:div w:id="1724866003">
      <w:bodyDiv w:val="1"/>
      <w:marLeft w:val="0"/>
      <w:marRight w:val="0"/>
      <w:marTop w:val="0"/>
      <w:marBottom w:val="0"/>
      <w:divBdr>
        <w:top w:val="none" w:sz="0" w:space="0" w:color="auto"/>
        <w:left w:val="none" w:sz="0" w:space="0" w:color="auto"/>
        <w:bottom w:val="none" w:sz="0" w:space="0" w:color="auto"/>
        <w:right w:val="none" w:sz="0" w:space="0" w:color="auto"/>
      </w:divBdr>
    </w:div>
    <w:div w:id="1726224391">
      <w:bodyDiv w:val="1"/>
      <w:marLeft w:val="0"/>
      <w:marRight w:val="0"/>
      <w:marTop w:val="0"/>
      <w:marBottom w:val="0"/>
      <w:divBdr>
        <w:top w:val="none" w:sz="0" w:space="0" w:color="auto"/>
        <w:left w:val="none" w:sz="0" w:space="0" w:color="auto"/>
        <w:bottom w:val="none" w:sz="0" w:space="0" w:color="auto"/>
        <w:right w:val="none" w:sz="0" w:space="0" w:color="auto"/>
      </w:divBdr>
    </w:div>
    <w:div w:id="1730687230">
      <w:bodyDiv w:val="1"/>
      <w:marLeft w:val="0"/>
      <w:marRight w:val="0"/>
      <w:marTop w:val="0"/>
      <w:marBottom w:val="0"/>
      <w:divBdr>
        <w:top w:val="none" w:sz="0" w:space="0" w:color="auto"/>
        <w:left w:val="none" w:sz="0" w:space="0" w:color="auto"/>
        <w:bottom w:val="none" w:sz="0" w:space="0" w:color="auto"/>
        <w:right w:val="none" w:sz="0" w:space="0" w:color="auto"/>
      </w:divBdr>
    </w:div>
    <w:div w:id="1730688803">
      <w:bodyDiv w:val="1"/>
      <w:marLeft w:val="0"/>
      <w:marRight w:val="0"/>
      <w:marTop w:val="0"/>
      <w:marBottom w:val="0"/>
      <w:divBdr>
        <w:top w:val="none" w:sz="0" w:space="0" w:color="auto"/>
        <w:left w:val="none" w:sz="0" w:space="0" w:color="auto"/>
        <w:bottom w:val="none" w:sz="0" w:space="0" w:color="auto"/>
        <w:right w:val="none" w:sz="0" w:space="0" w:color="auto"/>
      </w:divBdr>
      <w:divsChild>
        <w:div w:id="1658143384">
          <w:marLeft w:val="0"/>
          <w:marRight w:val="0"/>
          <w:marTop w:val="0"/>
          <w:marBottom w:val="0"/>
          <w:divBdr>
            <w:top w:val="none" w:sz="0" w:space="0" w:color="auto"/>
            <w:left w:val="none" w:sz="0" w:space="0" w:color="auto"/>
            <w:bottom w:val="none" w:sz="0" w:space="0" w:color="auto"/>
            <w:right w:val="none" w:sz="0" w:space="0" w:color="auto"/>
          </w:divBdr>
          <w:divsChild>
            <w:div w:id="1115489253">
              <w:marLeft w:val="0"/>
              <w:marRight w:val="0"/>
              <w:marTop w:val="0"/>
              <w:marBottom w:val="0"/>
              <w:divBdr>
                <w:top w:val="none" w:sz="0" w:space="0" w:color="auto"/>
                <w:left w:val="none" w:sz="0" w:space="0" w:color="auto"/>
                <w:bottom w:val="none" w:sz="0" w:space="0" w:color="auto"/>
                <w:right w:val="none" w:sz="0" w:space="0" w:color="auto"/>
              </w:divBdr>
              <w:divsChild>
                <w:div w:id="179093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238152">
      <w:bodyDiv w:val="1"/>
      <w:marLeft w:val="0"/>
      <w:marRight w:val="0"/>
      <w:marTop w:val="0"/>
      <w:marBottom w:val="0"/>
      <w:divBdr>
        <w:top w:val="none" w:sz="0" w:space="0" w:color="auto"/>
        <w:left w:val="none" w:sz="0" w:space="0" w:color="auto"/>
        <w:bottom w:val="none" w:sz="0" w:space="0" w:color="auto"/>
        <w:right w:val="none" w:sz="0" w:space="0" w:color="auto"/>
      </w:divBdr>
      <w:divsChild>
        <w:div w:id="2021547248">
          <w:marLeft w:val="0"/>
          <w:marRight w:val="0"/>
          <w:marTop w:val="0"/>
          <w:marBottom w:val="0"/>
          <w:divBdr>
            <w:top w:val="none" w:sz="0" w:space="0" w:color="auto"/>
            <w:left w:val="none" w:sz="0" w:space="0" w:color="auto"/>
            <w:bottom w:val="none" w:sz="0" w:space="0" w:color="auto"/>
            <w:right w:val="none" w:sz="0" w:space="0" w:color="auto"/>
          </w:divBdr>
        </w:div>
        <w:div w:id="1026753195">
          <w:marLeft w:val="0"/>
          <w:marRight w:val="0"/>
          <w:marTop w:val="0"/>
          <w:marBottom w:val="0"/>
          <w:divBdr>
            <w:top w:val="none" w:sz="0" w:space="0" w:color="auto"/>
            <w:left w:val="none" w:sz="0" w:space="0" w:color="auto"/>
            <w:bottom w:val="none" w:sz="0" w:space="0" w:color="auto"/>
            <w:right w:val="none" w:sz="0" w:space="0" w:color="auto"/>
          </w:divBdr>
          <w:divsChild>
            <w:div w:id="1484659048">
              <w:marLeft w:val="0"/>
              <w:marRight w:val="0"/>
              <w:marTop w:val="0"/>
              <w:marBottom w:val="0"/>
              <w:divBdr>
                <w:top w:val="none" w:sz="0" w:space="0" w:color="auto"/>
                <w:left w:val="none" w:sz="0" w:space="0" w:color="auto"/>
                <w:bottom w:val="none" w:sz="0" w:space="0" w:color="auto"/>
                <w:right w:val="none" w:sz="0" w:space="0" w:color="auto"/>
              </w:divBdr>
              <w:divsChild>
                <w:div w:id="19465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428121">
      <w:bodyDiv w:val="1"/>
      <w:marLeft w:val="0"/>
      <w:marRight w:val="0"/>
      <w:marTop w:val="0"/>
      <w:marBottom w:val="0"/>
      <w:divBdr>
        <w:top w:val="none" w:sz="0" w:space="0" w:color="auto"/>
        <w:left w:val="none" w:sz="0" w:space="0" w:color="auto"/>
        <w:bottom w:val="none" w:sz="0" w:space="0" w:color="auto"/>
        <w:right w:val="none" w:sz="0" w:space="0" w:color="auto"/>
      </w:divBdr>
      <w:divsChild>
        <w:div w:id="879975456">
          <w:marLeft w:val="0"/>
          <w:marRight w:val="0"/>
          <w:marTop w:val="0"/>
          <w:marBottom w:val="0"/>
          <w:divBdr>
            <w:top w:val="none" w:sz="0" w:space="0" w:color="auto"/>
            <w:left w:val="none" w:sz="0" w:space="0" w:color="auto"/>
            <w:bottom w:val="none" w:sz="0" w:space="0" w:color="auto"/>
            <w:right w:val="none" w:sz="0" w:space="0" w:color="auto"/>
          </w:divBdr>
          <w:divsChild>
            <w:div w:id="2034961337">
              <w:marLeft w:val="0"/>
              <w:marRight w:val="0"/>
              <w:marTop w:val="0"/>
              <w:marBottom w:val="0"/>
              <w:divBdr>
                <w:top w:val="none" w:sz="0" w:space="0" w:color="auto"/>
                <w:left w:val="none" w:sz="0" w:space="0" w:color="auto"/>
                <w:bottom w:val="none" w:sz="0" w:space="0" w:color="auto"/>
                <w:right w:val="none" w:sz="0" w:space="0" w:color="auto"/>
              </w:divBdr>
              <w:divsChild>
                <w:div w:id="1028290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21906">
      <w:bodyDiv w:val="1"/>
      <w:marLeft w:val="0"/>
      <w:marRight w:val="0"/>
      <w:marTop w:val="0"/>
      <w:marBottom w:val="0"/>
      <w:divBdr>
        <w:top w:val="none" w:sz="0" w:space="0" w:color="auto"/>
        <w:left w:val="none" w:sz="0" w:space="0" w:color="auto"/>
        <w:bottom w:val="none" w:sz="0" w:space="0" w:color="auto"/>
        <w:right w:val="none" w:sz="0" w:space="0" w:color="auto"/>
      </w:divBdr>
      <w:divsChild>
        <w:div w:id="64380600">
          <w:marLeft w:val="0"/>
          <w:marRight w:val="0"/>
          <w:marTop w:val="0"/>
          <w:marBottom w:val="0"/>
          <w:divBdr>
            <w:top w:val="none" w:sz="0" w:space="0" w:color="auto"/>
            <w:left w:val="none" w:sz="0" w:space="0" w:color="auto"/>
            <w:bottom w:val="none" w:sz="0" w:space="0" w:color="auto"/>
            <w:right w:val="none" w:sz="0" w:space="0" w:color="auto"/>
          </w:divBdr>
          <w:divsChild>
            <w:div w:id="1179351405">
              <w:marLeft w:val="0"/>
              <w:marRight w:val="0"/>
              <w:marTop w:val="0"/>
              <w:marBottom w:val="0"/>
              <w:divBdr>
                <w:top w:val="none" w:sz="0" w:space="0" w:color="auto"/>
                <w:left w:val="none" w:sz="0" w:space="0" w:color="auto"/>
                <w:bottom w:val="none" w:sz="0" w:space="0" w:color="auto"/>
                <w:right w:val="none" w:sz="0" w:space="0" w:color="auto"/>
              </w:divBdr>
              <w:divsChild>
                <w:div w:id="4973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551330">
      <w:bodyDiv w:val="1"/>
      <w:marLeft w:val="0"/>
      <w:marRight w:val="0"/>
      <w:marTop w:val="0"/>
      <w:marBottom w:val="0"/>
      <w:divBdr>
        <w:top w:val="none" w:sz="0" w:space="0" w:color="auto"/>
        <w:left w:val="none" w:sz="0" w:space="0" w:color="auto"/>
        <w:bottom w:val="none" w:sz="0" w:space="0" w:color="auto"/>
        <w:right w:val="none" w:sz="0" w:space="0" w:color="auto"/>
      </w:divBdr>
      <w:divsChild>
        <w:div w:id="1061250368">
          <w:marLeft w:val="0"/>
          <w:marRight w:val="0"/>
          <w:marTop w:val="0"/>
          <w:marBottom w:val="0"/>
          <w:divBdr>
            <w:top w:val="none" w:sz="0" w:space="0" w:color="auto"/>
            <w:left w:val="none" w:sz="0" w:space="0" w:color="auto"/>
            <w:bottom w:val="none" w:sz="0" w:space="0" w:color="auto"/>
            <w:right w:val="none" w:sz="0" w:space="0" w:color="auto"/>
          </w:divBdr>
          <w:divsChild>
            <w:div w:id="1510021780">
              <w:marLeft w:val="0"/>
              <w:marRight w:val="0"/>
              <w:marTop w:val="0"/>
              <w:marBottom w:val="0"/>
              <w:divBdr>
                <w:top w:val="none" w:sz="0" w:space="0" w:color="auto"/>
                <w:left w:val="none" w:sz="0" w:space="0" w:color="auto"/>
                <w:bottom w:val="none" w:sz="0" w:space="0" w:color="auto"/>
                <w:right w:val="none" w:sz="0" w:space="0" w:color="auto"/>
              </w:divBdr>
              <w:divsChild>
                <w:div w:id="669218193">
                  <w:marLeft w:val="0"/>
                  <w:marRight w:val="0"/>
                  <w:marTop w:val="0"/>
                  <w:marBottom w:val="0"/>
                  <w:divBdr>
                    <w:top w:val="none" w:sz="0" w:space="0" w:color="auto"/>
                    <w:left w:val="none" w:sz="0" w:space="0" w:color="auto"/>
                    <w:bottom w:val="none" w:sz="0" w:space="0" w:color="auto"/>
                    <w:right w:val="none" w:sz="0" w:space="0" w:color="auto"/>
                  </w:divBdr>
                  <w:divsChild>
                    <w:div w:id="5394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5322978">
      <w:bodyDiv w:val="1"/>
      <w:marLeft w:val="0"/>
      <w:marRight w:val="0"/>
      <w:marTop w:val="0"/>
      <w:marBottom w:val="0"/>
      <w:divBdr>
        <w:top w:val="none" w:sz="0" w:space="0" w:color="auto"/>
        <w:left w:val="none" w:sz="0" w:space="0" w:color="auto"/>
        <w:bottom w:val="none" w:sz="0" w:space="0" w:color="auto"/>
        <w:right w:val="none" w:sz="0" w:space="0" w:color="auto"/>
      </w:divBdr>
    </w:div>
    <w:div w:id="1762950669">
      <w:bodyDiv w:val="1"/>
      <w:marLeft w:val="0"/>
      <w:marRight w:val="0"/>
      <w:marTop w:val="0"/>
      <w:marBottom w:val="0"/>
      <w:divBdr>
        <w:top w:val="none" w:sz="0" w:space="0" w:color="auto"/>
        <w:left w:val="none" w:sz="0" w:space="0" w:color="auto"/>
        <w:bottom w:val="none" w:sz="0" w:space="0" w:color="auto"/>
        <w:right w:val="none" w:sz="0" w:space="0" w:color="auto"/>
      </w:divBdr>
    </w:div>
    <w:div w:id="1765374939">
      <w:bodyDiv w:val="1"/>
      <w:marLeft w:val="0"/>
      <w:marRight w:val="0"/>
      <w:marTop w:val="0"/>
      <w:marBottom w:val="0"/>
      <w:divBdr>
        <w:top w:val="none" w:sz="0" w:space="0" w:color="auto"/>
        <w:left w:val="none" w:sz="0" w:space="0" w:color="auto"/>
        <w:bottom w:val="none" w:sz="0" w:space="0" w:color="auto"/>
        <w:right w:val="none" w:sz="0" w:space="0" w:color="auto"/>
      </w:divBdr>
    </w:div>
    <w:div w:id="1766343072">
      <w:bodyDiv w:val="1"/>
      <w:marLeft w:val="0"/>
      <w:marRight w:val="0"/>
      <w:marTop w:val="0"/>
      <w:marBottom w:val="0"/>
      <w:divBdr>
        <w:top w:val="none" w:sz="0" w:space="0" w:color="auto"/>
        <w:left w:val="none" w:sz="0" w:space="0" w:color="auto"/>
        <w:bottom w:val="none" w:sz="0" w:space="0" w:color="auto"/>
        <w:right w:val="none" w:sz="0" w:space="0" w:color="auto"/>
      </w:divBdr>
      <w:divsChild>
        <w:div w:id="12994594">
          <w:marLeft w:val="0"/>
          <w:marRight w:val="0"/>
          <w:marTop w:val="0"/>
          <w:marBottom w:val="0"/>
          <w:divBdr>
            <w:top w:val="none" w:sz="0" w:space="0" w:color="auto"/>
            <w:left w:val="none" w:sz="0" w:space="0" w:color="auto"/>
            <w:bottom w:val="none" w:sz="0" w:space="0" w:color="auto"/>
            <w:right w:val="none" w:sz="0" w:space="0" w:color="auto"/>
          </w:divBdr>
          <w:divsChild>
            <w:div w:id="1929462648">
              <w:marLeft w:val="0"/>
              <w:marRight w:val="0"/>
              <w:marTop w:val="0"/>
              <w:marBottom w:val="0"/>
              <w:divBdr>
                <w:top w:val="none" w:sz="0" w:space="0" w:color="auto"/>
                <w:left w:val="none" w:sz="0" w:space="0" w:color="auto"/>
                <w:bottom w:val="none" w:sz="0" w:space="0" w:color="auto"/>
                <w:right w:val="none" w:sz="0" w:space="0" w:color="auto"/>
              </w:divBdr>
              <w:divsChild>
                <w:div w:id="530803088">
                  <w:marLeft w:val="0"/>
                  <w:marRight w:val="0"/>
                  <w:marTop w:val="0"/>
                  <w:marBottom w:val="0"/>
                  <w:divBdr>
                    <w:top w:val="none" w:sz="0" w:space="0" w:color="auto"/>
                    <w:left w:val="none" w:sz="0" w:space="0" w:color="auto"/>
                    <w:bottom w:val="none" w:sz="0" w:space="0" w:color="auto"/>
                    <w:right w:val="none" w:sz="0" w:space="0" w:color="auto"/>
                  </w:divBdr>
                  <w:divsChild>
                    <w:div w:id="1842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649396">
      <w:bodyDiv w:val="1"/>
      <w:marLeft w:val="0"/>
      <w:marRight w:val="0"/>
      <w:marTop w:val="0"/>
      <w:marBottom w:val="0"/>
      <w:divBdr>
        <w:top w:val="none" w:sz="0" w:space="0" w:color="auto"/>
        <w:left w:val="none" w:sz="0" w:space="0" w:color="auto"/>
        <w:bottom w:val="none" w:sz="0" w:space="0" w:color="auto"/>
        <w:right w:val="none" w:sz="0" w:space="0" w:color="auto"/>
      </w:divBdr>
    </w:div>
    <w:div w:id="1795296009">
      <w:bodyDiv w:val="1"/>
      <w:marLeft w:val="0"/>
      <w:marRight w:val="0"/>
      <w:marTop w:val="0"/>
      <w:marBottom w:val="0"/>
      <w:divBdr>
        <w:top w:val="none" w:sz="0" w:space="0" w:color="auto"/>
        <w:left w:val="none" w:sz="0" w:space="0" w:color="auto"/>
        <w:bottom w:val="none" w:sz="0" w:space="0" w:color="auto"/>
        <w:right w:val="none" w:sz="0" w:space="0" w:color="auto"/>
      </w:divBdr>
      <w:divsChild>
        <w:div w:id="516769603">
          <w:marLeft w:val="0"/>
          <w:marRight w:val="0"/>
          <w:marTop w:val="0"/>
          <w:marBottom w:val="0"/>
          <w:divBdr>
            <w:top w:val="none" w:sz="0" w:space="0" w:color="auto"/>
            <w:left w:val="none" w:sz="0" w:space="0" w:color="auto"/>
            <w:bottom w:val="none" w:sz="0" w:space="0" w:color="auto"/>
            <w:right w:val="none" w:sz="0" w:space="0" w:color="auto"/>
          </w:divBdr>
          <w:divsChild>
            <w:div w:id="358968368">
              <w:marLeft w:val="0"/>
              <w:marRight w:val="0"/>
              <w:marTop w:val="0"/>
              <w:marBottom w:val="0"/>
              <w:divBdr>
                <w:top w:val="none" w:sz="0" w:space="0" w:color="auto"/>
                <w:left w:val="none" w:sz="0" w:space="0" w:color="auto"/>
                <w:bottom w:val="none" w:sz="0" w:space="0" w:color="auto"/>
                <w:right w:val="none" w:sz="0" w:space="0" w:color="auto"/>
              </w:divBdr>
              <w:divsChild>
                <w:div w:id="187184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8787">
      <w:bodyDiv w:val="1"/>
      <w:marLeft w:val="0"/>
      <w:marRight w:val="0"/>
      <w:marTop w:val="0"/>
      <w:marBottom w:val="0"/>
      <w:divBdr>
        <w:top w:val="none" w:sz="0" w:space="0" w:color="auto"/>
        <w:left w:val="none" w:sz="0" w:space="0" w:color="auto"/>
        <w:bottom w:val="none" w:sz="0" w:space="0" w:color="auto"/>
        <w:right w:val="none" w:sz="0" w:space="0" w:color="auto"/>
      </w:divBdr>
    </w:div>
    <w:div w:id="1806970383">
      <w:bodyDiv w:val="1"/>
      <w:marLeft w:val="0"/>
      <w:marRight w:val="0"/>
      <w:marTop w:val="0"/>
      <w:marBottom w:val="0"/>
      <w:divBdr>
        <w:top w:val="none" w:sz="0" w:space="0" w:color="auto"/>
        <w:left w:val="none" w:sz="0" w:space="0" w:color="auto"/>
        <w:bottom w:val="none" w:sz="0" w:space="0" w:color="auto"/>
        <w:right w:val="none" w:sz="0" w:space="0" w:color="auto"/>
      </w:divBdr>
      <w:divsChild>
        <w:div w:id="1974945853">
          <w:marLeft w:val="0"/>
          <w:marRight w:val="0"/>
          <w:marTop w:val="0"/>
          <w:marBottom w:val="0"/>
          <w:divBdr>
            <w:top w:val="none" w:sz="0" w:space="0" w:color="auto"/>
            <w:left w:val="none" w:sz="0" w:space="0" w:color="auto"/>
            <w:bottom w:val="none" w:sz="0" w:space="0" w:color="auto"/>
            <w:right w:val="none" w:sz="0" w:space="0" w:color="auto"/>
          </w:divBdr>
          <w:divsChild>
            <w:div w:id="488785191">
              <w:marLeft w:val="0"/>
              <w:marRight w:val="0"/>
              <w:marTop w:val="0"/>
              <w:marBottom w:val="0"/>
              <w:divBdr>
                <w:top w:val="none" w:sz="0" w:space="0" w:color="auto"/>
                <w:left w:val="none" w:sz="0" w:space="0" w:color="auto"/>
                <w:bottom w:val="none" w:sz="0" w:space="0" w:color="auto"/>
                <w:right w:val="none" w:sz="0" w:space="0" w:color="auto"/>
              </w:divBdr>
              <w:divsChild>
                <w:div w:id="204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5014">
      <w:bodyDiv w:val="1"/>
      <w:marLeft w:val="0"/>
      <w:marRight w:val="0"/>
      <w:marTop w:val="0"/>
      <w:marBottom w:val="0"/>
      <w:divBdr>
        <w:top w:val="none" w:sz="0" w:space="0" w:color="auto"/>
        <w:left w:val="none" w:sz="0" w:space="0" w:color="auto"/>
        <w:bottom w:val="none" w:sz="0" w:space="0" w:color="auto"/>
        <w:right w:val="none" w:sz="0" w:space="0" w:color="auto"/>
      </w:divBdr>
      <w:divsChild>
        <w:div w:id="726533076">
          <w:marLeft w:val="0"/>
          <w:marRight w:val="0"/>
          <w:marTop w:val="0"/>
          <w:marBottom w:val="0"/>
          <w:divBdr>
            <w:top w:val="none" w:sz="0" w:space="0" w:color="auto"/>
            <w:left w:val="none" w:sz="0" w:space="0" w:color="auto"/>
            <w:bottom w:val="none" w:sz="0" w:space="0" w:color="auto"/>
            <w:right w:val="none" w:sz="0" w:space="0" w:color="auto"/>
          </w:divBdr>
          <w:divsChild>
            <w:div w:id="879828158">
              <w:marLeft w:val="0"/>
              <w:marRight w:val="0"/>
              <w:marTop w:val="0"/>
              <w:marBottom w:val="0"/>
              <w:divBdr>
                <w:top w:val="none" w:sz="0" w:space="0" w:color="auto"/>
                <w:left w:val="none" w:sz="0" w:space="0" w:color="auto"/>
                <w:bottom w:val="none" w:sz="0" w:space="0" w:color="auto"/>
                <w:right w:val="none" w:sz="0" w:space="0" w:color="auto"/>
              </w:divBdr>
              <w:divsChild>
                <w:div w:id="1520582004">
                  <w:marLeft w:val="0"/>
                  <w:marRight w:val="0"/>
                  <w:marTop w:val="0"/>
                  <w:marBottom w:val="0"/>
                  <w:divBdr>
                    <w:top w:val="none" w:sz="0" w:space="0" w:color="auto"/>
                    <w:left w:val="none" w:sz="0" w:space="0" w:color="auto"/>
                    <w:bottom w:val="none" w:sz="0" w:space="0" w:color="auto"/>
                    <w:right w:val="none" w:sz="0" w:space="0" w:color="auto"/>
                  </w:divBdr>
                  <w:divsChild>
                    <w:div w:id="1615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677009">
      <w:bodyDiv w:val="1"/>
      <w:marLeft w:val="0"/>
      <w:marRight w:val="0"/>
      <w:marTop w:val="0"/>
      <w:marBottom w:val="0"/>
      <w:divBdr>
        <w:top w:val="none" w:sz="0" w:space="0" w:color="auto"/>
        <w:left w:val="none" w:sz="0" w:space="0" w:color="auto"/>
        <w:bottom w:val="none" w:sz="0" w:space="0" w:color="auto"/>
        <w:right w:val="none" w:sz="0" w:space="0" w:color="auto"/>
      </w:divBdr>
    </w:div>
    <w:div w:id="1830249184">
      <w:bodyDiv w:val="1"/>
      <w:marLeft w:val="0"/>
      <w:marRight w:val="0"/>
      <w:marTop w:val="0"/>
      <w:marBottom w:val="0"/>
      <w:divBdr>
        <w:top w:val="none" w:sz="0" w:space="0" w:color="auto"/>
        <w:left w:val="none" w:sz="0" w:space="0" w:color="auto"/>
        <w:bottom w:val="none" w:sz="0" w:space="0" w:color="auto"/>
        <w:right w:val="none" w:sz="0" w:space="0" w:color="auto"/>
      </w:divBdr>
    </w:div>
    <w:div w:id="1834830372">
      <w:bodyDiv w:val="1"/>
      <w:marLeft w:val="0"/>
      <w:marRight w:val="0"/>
      <w:marTop w:val="0"/>
      <w:marBottom w:val="0"/>
      <w:divBdr>
        <w:top w:val="none" w:sz="0" w:space="0" w:color="auto"/>
        <w:left w:val="none" w:sz="0" w:space="0" w:color="auto"/>
        <w:bottom w:val="none" w:sz="0" w:space="0" w:color="auto"/>
        <w:right w:val="none" w:sz="0" w:space="0" w:color="auto"/>
      </w:divBdr>
    </w:div>
    <w:div w:id="1846438299">
      <w:bodyDiv w:val="1"/>
      <w:marLeft w:val="0"/>
      <w:marRight w:val="0"/>
      <w:marTop w:val="0"/>
      <w:marBottom w:val="0"/>
      <w:divBdr>
        <w:top w:val="none" w:sz="0" w:space="0" w:color="auto"/>
        <w:left w:val="none" w:sz="0" w:space="0" w:color="auto"/>
        <w:bottom w:val="none" w:sz="0" w:space="0" w:color="auto"/>
        <w:right w:val="none" w:sz="0" w:space="0" w:color="auto"/>
      </w:divBdr>
      <w:divsChild>
        <w:div w:id="1992565185">
          <w:marLeft w:val="0"/>
          <w:marRight w:val="0"/>
          <w:marTop w:val="0"/>
          <w:marBottom w:val="0"/>
          <w:divBdr>
            <w:top w:val="none" w:sz="0" w:space="0" w:color="auto"/>
            <w:left w:val="none" w:sz="0" w:space="0" w:color="auto"/>
            <w:bottom w:val="none" w:sz="0" w:space="0" w:color="auto"/>
            <w:right w:val="none" w:sz="0" w:space="0" w:color="auto"/>
          </w:divBdr>
          <w:divsChild>
            <w:div w:id="1811632650">
              <w:marLeft w:val="0"/>
              <w:marRight w:val="0"/>
              <w:marTop w:val="0"/>
              <w:marBottom w:val="0"/>
              <w:divBdr>
                <w:top w:val="none" w:sz="0" w:space="0" w:color="auto"/>
                <w:left w:val="none" w:sz="0" w:space="0" w:color="auto"/>
                <w:bottom w:val="none" w:sz="0" w:space="0" w:color="auto"/>
                <w:right w:val="none" w:sz="0" w:space="0" w:color="auto"/>
              </w:divBdr>
              <w:divsChild>
                <w:div w:id="19695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52527">
      <w:bodyDiv w:val="1"/>
      <w:marLeft w:val="0"/>
      <w:marRight w:val="0"/>
      <w:marTop w:val="0"/>
      <w:marBottom w:val="0"/>
      <w:divBdr>
        <w:top w:val="none" w:sz="0" w:space="0" w:color="auto"/>
        <w:left w:val="none" w:sz="0" w:space="0" w:color="auto"/>
        <w:bottom w:val="none" w:sz="0" w:space="0" w:color="auto"/>
        <w:right w:val="none" w:sz="0" w:space="0" w:color="auto"/>
      </w:divBdr>
    </w:div>
    <w:div w:id="1859345413">
      <w:bodyDiv w:val="1"/>
      <w:marLeft w:val="0"/>
      <w:marRight w:val="0"/>
      <w:marTop w:val="0"/>
      <w:marBottom w:val="0"/>
      <w:divBdr>
        <w:top w:val="none" w:sz="0" w:space="0" w:color="auto"/>
        <w:left w:val="none" w:sz="0" w:space="0" w:color="auto"/>
        <w:bottom w:val="none" w:sz="0" w:space="0" w:color="auto"/>
        <w:right w:val="none" w:sz="0" w:space="0" w:color="auto"/>
      </w:divBdr>
      <w:divsChild>
        <w:div w:id="445008691">
          <w:marLeft w:val="0"/>
          <w:marRight w:val="0"/>
          <w:marTop w:val="0"/>
          <w:marBottom w:val="0"/>
          <w:divBdr>
            <w:top w:val="none" w:sz="0" w:space="0" w:color="auto"/>
            <w:left w:val="none" w:sz="0" w:space="0" w:color="auto"/>
            <w:bottom w:val="none" w:sz="0" w:space="0" w:color="auto"/>
            <w:right w:val="none" w:sz="0" w:space="0" w:color="auto"/>
          </w:divBdr>
          <w:divsChild>
            <w:div w:id="1074622479">
              <w:marLeft w:val="0"/>
              <w:marRight w:val="0"/>
              <w:marTop w:val="0"/>
              <w:marBottom w:val="0"/>
              <w:divBdr>
                <w:top w:val="none" w:sz="0" w:space="0" w:color="auto"/>
                <w:left w:val="none" w:sz="0" w:space="0" w:color="auto"/>
                <w:bottom w:val="none" w:sz="0" w:space="0" w:color="auto"/>
                <w:right w:val="none" w:sz="0" w:space="0" w:color="auto"/>
              </w:divBdr>
              <w:divsChild>
                <w:div w:id="173835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237279">
      <w:bodyDiv w:val="1"/>
      <w:marLeft w:val="0"/>
      <w:marRight w:val="0"/>
      <w:marTop w:val="0"/>
      <w:marBottom w:val="0"/>
      <w:divBdr>
        <w:top w:val="none" w:sz="0" w:space="0" w:color="auto"/>
        <w:left w:val="none" w:sz="0" w:space="0" w:color="auto"/>
        <w:bottom w:val="none" w:sz="0" w:space="0" w:color="auto"/>
        <w:right w:val="none" w:sz="0" w:space="0" w:color="auto"/>
      </w:divBdr>
    </w:div>
    <w:div w:id="1862739290">
      <w:bodyDiv w:val="1"/>
      <w:marLeft w:val="0"/>
      <w:marRight w:val="0"/>
      <w:marTop w:val="0"/>
      <w:marBottom w:val="0"/>
      <w:divBdr>
        <w:top w:val="none" w:sz="0" w:space="0" w:color="auto"/>
        <w:left w:val="none" w:sz="0" w:space="0" w:color="auto"/>
        <w:bottom w:val="none" w:sz="0" w:space="0" w:color="auto"/>
        <w:right w:val="none" w:sz="0" w:space="0" w:color="auto"/>
      </w:divBdr>
    </w:div>
    <w:div w:id="1867713804">
      <w:bodyDiv w:val="1"/>
      <w:marLeft w:val="0"/>
      <w:marRight w:val="0"/>
      <w:marTop w:val="0"/>
      <w:marBottom w:val="0"/>
      <w:divBdr>
        <w:top w:val="none" w:sz="0" w:space="0" w:color="auto"/>
        <w:left w:val="none" w:sz="0" w:space="0" w:color="auto"/>
        <w:bottom w:val="none" w:sz="0" w:space="0" w:color="auto"/>
        <w:right w:val="none" w:sz="0" w:space="0" w:color="auto"/>
      </w:divBdr>
      <w:divsChild>
        <w:div w:id="561522567">
          <w:marLeft w:val="0"/>
          <w:marRight w:val="0"/>
          <w:marTop w:val="0"/>
          <w:marBottom w:val="0"/>
          <w:divBdr>
            <w:top w:val="none" w:sz="0" w:space="0" w:color="auto"/>
            <w:left w:val="none" w:sz="0" w:space="0" w:color="auto"/>
            <w:bottom w:val="none" w:sz="0" w:space="0" w:color="auto"/>
            <w:right w:val="none" w:sz="0" w:space="0" w:color="auto"/>
          </w:divBdr>
          <w:divsChild>
            <w:div w:id="201958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0281">
      <w:bodyDiv w:val="1"/>
      <w:marLeft w:val="0"/>
      <w:marRight w:val="0"/>
      <w:marTop w:val="0"/>
      <w:marBottom w:val="0"/>
      <w:divBdr>
        <w:top w:val="none" w:sz="0" w:space="0" w:color="auto"/>
        <w:left w:val="none" w:sz="0" w:space="0" w:color="auto"/>
        <w:bottom w:val="none" w:sz="0" w:space="0" w:color="auto"/>
        <w:right w:val="none" w:sz="0" w:space="0" w:color="auto"/>
      </w:divBdr>
    </w:div>
    <w:div w:id="1875727802">
      <w:bodyDiv w:val="1"/>
      <w:marLeft w:val="0"/>
      <w:marRight w:val="0"/>
      <w:marTop w:val="0"/>
      <w:marBottom w:val="0"/>
      <w:divBdr>
        <w:top w:val="none" w:sz="0" w:space="0" w:color="auto"/>
        <w:left w:val="none" w:sz="0" w:space="0" w:color="auto"/>
        <w:bottom w:val="none" w:sz="0" w:space="0" w:color="auto"/>
        <w:right w:val="none" w:sz="0" w:space="0" w:color="auto"/>
      </w:divBdr>
    </w:div>
    <w:div w:id="1878547253">
      <w:bodyDiv w:val="1"/>
      <w:marLeft w:val="0"/>
      <w:marRight w:val="0"/>
      <w:marTop w:val="0"/>
      <w:marBottom w:val="0"/>
      <w:divBdr>
        <w:top w:val="none" w:sz="0" w:space="0" w:color="auto"/>
        <w:left w:val="none" w:sz="0" w:space="0" w:color="auto"/>
        <w:bottom w:val="none" w:sz="0" w:space="0" w:color="auto"/>
        <w:right w:val="none" w:sz="0" w:space="0" w:color="auto"/>
      </w:divBdr>
      <w:divsChild>
        <w:div w:id="1320422507">
          <w:marLeft w:val="0"/>
          <w:marRight w:val="0"/>
          <w:marTop w:val="0"/>
          <w:marBottom w:val="0"/>
          <w:divBdr>
            <w:top w:val="none" w:sz="0" w:space="0" w:color="auto"/>
            <w:left w:val="none" w:sz="0" w:space="0" w:color="auto"/>
            <w:bottom w:val="none" w:sz="0" w:space="0" w:color="auto"/>
            <w:right w:val="none" w:sz="0" w:space="0" w:color="auto"/>
          </w:divBdr>
          <w:divsChild>
            <w:div w:id="1781565">
              <w:marLeft w:val="0"/>
              <w:marRight w:val="0"/>
              <w:marTop w:val="0"/>
              <w:marBottom w:val="0"/>
              <w:divBdr>
                <w:top w:val="none" w:sz="0" w:space="0" w:color="auto"/>
                <w:left w:val="none" w:sz="0" w:space="0" w:color="auto"/>
                <w:bottom w:val="none" w:sz="0" w:space="0" w:color="auto"/>
                <w:right w:val="none" w:sz="0" w:space="0" w:color="auto"/>
              </w:divBdr>
              <w:divsChild>
                <w:div w:id="183861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2065">
      <w:bodyDiv w:val="1"/>
      <w:marLeft w:val="0"/>
      <w:marRight w:val="0"/>
      <w:marTop w:val="0"/>
      <w:marBottom w:val="0"/>
      <w:divBdr>
        <w:top w:val="none" w:sz="0" w:space="0" w:color="auto"/>
        <w:left w:val="none" w:sz="0" w:space="0" w:color="auto"/>
        <w:bottom w:val="none" w:sz="0" w:space="0" w:color="auto"/>
        <w:right w:val="none" w:sz="0" w:space="0" w:color="auto"/>
      </w:divBdr>
    </w:div>
    <w:div w:id="1881281380">
      <w:bodyDiv w:val="1"/>
      <w:marLeft w:val="0"/>
      <w:marRight w:val="0"/>
      <w:marTop w:val="0"/>
      <w:marBottom w:val="0"/>
      <w:divBdr>
        <w:top w:val="none" w:sz="0" w:space="0" w:color="auto"/>
        <w:left w:val="none" w:sz="0" w:space="0" w:color="auto"/>
        <w:bottom w:val="none" w:sz="0" w:space="0" w:color="auto"/>
        <w:right w:val="none" w:sz="0" w:space="0" w:color="auto"/>
      </w:divBdr>
    </w:div>
    <w:div w:id="1882208441">
      <w:bodyDiv w:val="1"/>
      <w:marLeft w:val="0"/>
      <w:marRight w:val="0"/>
      <w:marTop w:val="0"/>
      <w:marBottom w:val="0"/>
      <w:divBdr>
        <w:top w:val="none" w:sz="0" w:space="0" w:color="auto"/>
        <w:left w:val="none" w:sz="0" w:space="0" w:color="auto"/>
        <w:bottom w:val="none" w:sz="0" w:space="0" w:color="auto"/>
        <w:right w:val="none" w:sz="0" w:space="0" w:color="auto"/>
      </w:divBdr>
    </w:div>
    <w:div w:id="1893691979">
      <w:bodyDiv w:val="1"/>
      <w:marLeft w:val="0"/>
      <w:marRight w:val="0"/>
      <w:marTop w:val="0"/>
      <w:marBottom w:val="0"/>
      <w:divBdr>
        <w:top w:val="none" w:sz="0" w:space="0" w:color="auto"/>
        <w:left w:val="none" w:sz="0" w:space="0" w:color="auto"/>
        <w:bottom w:val="none" w:sz="0" w:space="0" w:color="auto"/>
        <w:right w:val="none" w:sz="0" w:space="0" w:color="auto"/>
      </w:divBdr>
      <w:divsChild>
        <w:div w:id="248661126">
          <w:marLeft w:val="0"/>
          <w:marRight w:val="0"/>
          <w:marTop w:val="0"/>
          <w:marBottom w:val="0"/>
          <w:divBdr>
            <w:top w:val="none" w:sz="0" w:space="0" w:color="auto"/>
            <w:left w:val="none" w:sz="0" w:space="0" w:color="auto"/>
            <w:bottom w:val="none" w:sz="0" w:space="0" w:color="auto"/>
            <w:right w:val="none" w:sz="0" w:space="0" w:color="auto"/>
          </w:divBdr>
          <w:divsChild>
            <w:div w:id="311641273">
              <w:marLeft w:val="0"/>
              <w:marRight w:val="0"/>
              <w:marTop w:val="0"/>
              <w:marBottom w:val="0"/>
              <w:divBdr>
                <w:top w:val="none" w:sz="0" w:space="0" w:color="auto"/>
                <w:left w:val="none" w:sz="0" w:space="0" w:color="auto"/>
                <w:bottom w:val="none" w:sz="0" w:space="0" w:color="auto"/>
                <w:right w:val="none" w:sz="0" w:space="0" w:color="auto"/>
              </w:divBdr>
              <w:divsChild>
                <w:div w:id="65961773">
                  <w:marLeft w:val="0"/>
                  <w:marRight w:val="0"/>
                  <w:marTop w:val="0"/>
                  <w:marBottom w:val="0"/>
                  <w:divBdr>
                    <w:top w:val="none" w:sz="0" w:space="0" w:color="auto"/>
                    <w:left w:val="none" w:sz="0" w:space="0" w:color="auto"/>
                    <w:bottom w:val="none" w:sz="0" w:space="0" w:color="auto"/>
                    <w:right w:val="none" w:sz="0" w:space="0" w:color="auto"/>
                  </w:divBdr>
                  <w:divsChild>
                    <w:div w:id="18641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32015">
      <w:bodyDiv w:val="1"/>
      <w:marLeft w:val="0"/>
      <w:marRight w:val="0"/>
      <w:marTop w:val="0"/>
      <w:marBottom w:val="0"/>
      <w:divBdr>
        <w:top w:val="none" w:sz="0" w:space="0" w:color="auto"/>
        <w:left w:val="none" w:sz="0" w:space="0" w:color="auto"/>
        <w:bottom w:val="none" w:sz="0" w:space="0" w:color="auto"/>
        <w:right w:val="none" w:sz="0" w:space="0" w:color="auto"/>
      </w:divBdr>
    </w:div>
    <w:div w:id="1901399414">
      <w:bodyDiv w:val="1"/>
      <w:marLeft w:val="0"/>
      <w:marRight w:val="0"/>
      <w:marTop w:val="0"/>
      <w:marBottom w:val="0"/>
      <w:divBdr>
        <w:top w:val="none" w:sz="0" w:space="0" w:color="auto"/>
        <w:left w:val="none" w:sz="0" w:space="0" w:color="auto"/>
        <w:bottom w:val="none" w:sz="0" w:space="0" w:color="auto"/>
        <w:right w:val="none" w:sz="0" w:space="0" w:color="auto"/>
      </w:divBdr>
      <w:divsChild>
        <w:div w:id="618146839">
          <w:marLeft w:val="0"/>
          <w:marRight w:val="0"/>
          <w:marTop w:val="0"/>
          <w:marBottom w:val="0"/>
          <w:divBdr>
            <w:top w:val="none" w:sz="0" w:space="0" w:color="auto"/>
            <w:left w:val="none" w:sz="0" w:space="0" w:color="auto"/>
            <w:bottom w:val="none" w:sz="0" w:space="0" w:color="auto"/>
            <w:right w:val="none" w:sz="0" w:space="0" w:color="auto"/>
          </w:divBdr>
          <w:divsChild>
            <w:div w:id="64764199">
              <w:marLeft w:val="0"/>
              <w:marRight w:val="0"/>
              <w:marTop w:val="0"/>
              <w:marBottom w:val="0"/>
              <w:divBdr>
                <w:top w:val="none" w:sz="0" w:space="0" w:color="auto"/>
                <w:left w:val="none" w:sz="0" w:space="0" w:color="auto"/>
                <w:bottom w:val="none" w:sz="0" w:space="0" w:color="auto"/>
                <w:right w:val="none" w:sz="0" w:space="0" w:color="auto"/>
              </w:divBdr>
              <w:divsChild>
                <w:div w:id="172467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007884">
      <w:bodyDiv w:val="1"/>
      <w:marLeft w:val="0"/>
      <w:marRight w:val="0"/>
      <w:marTop w:val="0"/>
      <w:marBottom w:val="0"/>
      <w:divBdr>
        <w:top w:val="none" w:sz="0" w:space="0" w:color="auto"/>
        <w:left w:val="none" w:sz="0" w:space="0" w:color="auto"/>
        <w:bottom w:val="none" w:sz="0" w:space="0" w:color="auto"/>
        <w:right w:val="none" w:sz="0" w:space="0" w:color="auto"/>
      </w:divBdr>
    </w:div>
    <w:div w:id="1916865103">
      <w:bodyDiv w:val="1"/>
      <w:marLeft w:val="0"/>
      <w:marRight w:val="0"/>
      <w:marTop w:val="0"/>
      <w:marBottom w:val="0"/>
      <w:divBdr>
        <w:top w:val="none" w:sz="0" w:space="0" w:color="auto"/>
        <w:left w:val="none" w:sz="0" w:space="0" w:color="auto"/>
        <w:bottom w:val="none" w:sz="0" w:space="0" w:color="auto"/>
        <w:right w:val="none" w:sz="0" w:space="0" w:color="auto"/>
      </w:divBdr>
      <w:divsChild>
        <w:div w:id="139468315">
          <w:marLeft w:val="0"/>
          <w:marRight w:val="0"/>
          <w:marTop w:val="0"/>
          <w:marBottom w:val="0"/>
          <w:divBdr>
            <w:top w:val="none" w:sz="0" w:space="0" w:color="auto"/>
            <w:left w:val="none" w:sz="0" w:space="0" w:color="auto"/>
            <w:bottom w:val="none" w:sz="0" w:space="0" w:color="auto"/>
            <w:right w:val="none" w:sz="0" w:space="0" w:color="auto"/>
          </w:divBdr>
          <w:divsChild>
            <w:div w:id="1099838728">
              <w:marLeft w:val="0"/>
              <w:marRight w:val="0"/>
              <w:marTop w:val="0"/>
              <w:marBottom w:val="0"/>
              <w:divBdr>
                <w:top w:val="none" w:sz="0" w:space="0" w:color="auto"/>
                <w:left w:val="none" w:sz="0" w:space="0" w:color="auto"/>
                <w:bottom w:val="none" w:sz="0" w:space="0" w:color="auto"/>
                <w:right w:val="none" w:sz="0" w:space="0" w:color="auto"/>
              </w:divBdr>
              <w:divsChild>
                <w:div w:id="165297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937413">
      <w:bodyDiv w:val="1"/>
      <w:marLeft w:val="0"/>
      <w:marRight w:val="0"/>
      <w:marTop w:val="0"/>
      <w:marBottom w:val="0"/>
      <w:divBdr>
        <w:top w:val="none" w:sz="0" w:space="0" w:color="auto"/>
        <w:left w:val="none" w:sz="0" w:space="0" w:color="auto"/>
        <w:bottom w:val="none" w:sz="0" w:space="0" w:color="auto"/>
        <w:right w:val="none" w:sz="0" w:space="0" w:color="auto"/>
      </w:divBdr>
    </w:div>
    <w:div w:id="1921597756">
      <w:bodyDiv w:val="1"/>
      <w:marLeft w:val="0"/>
      <w:marRight w:val="0"/>
      <w:marTop w:val="0"/>
      <w:marBottom w:val="0"/>
      <w:divBdr>
        <w:top w:val="none" w:sz="0" w:space="0" w:color="auto"/>
        <w:left w:val="none" w:sz="0" w:space="0" w:color="auto"/>
        <w:bottom w:val="none" w:sz="0" w:space="0" w:color="auto"/>
        <w:right w:val="none" w:sz="0" w:space="0" w:color="auto"/>
      </w:divBdr>
    </w:div>
    <w:div w:id="1921719028">
      <w:bodyDiv w:val="1"/>
      <w:marLeft w:val="0"/>
      <w:marRight w:val="0"/>
      <w:marTop w:val="0"/>
      <w:marBottom w:val="0"/>
      <w:divBdr>
        <w:top w:val="none" w:sz="0" w:space="0" w:color="auto"/>
        <w:left w:val="none" w:sz="0" w:space="0" w:color="auto"/>
        <w:bottom w:val="none" w:sz="0" w:space="0" w:color="auto"/>
        <w:right w:val="none" w:sz="0" w:space="0" w:color="auto"/>
      </w:divBdr>
    </w:div>
    <w:div w:id="1921941093">
      <w:bodyDiv w:val="1"/>
      <w:marLeft w:val="0"/>
      <w:marRight w:val="0"/>
      <w:marTop w:val="0"/>
      <w:marBottom w:val="0"/>
      <w:divBdr>
        <w:top w:val="none" w:sz="0" w:space="0" w:color="auto"/>
        <w:left w:val="none" w:sz="0" w:space="0" w:color="auto"/>
        <w:bottom w:val="none" w:sz="0" w:space="0" w:color="auto"/>
        <w:right w:val="none" w:sz="0" w:space="0" w:color="auto"/>
      </w:divBdr>
    </w:div>
    <w:div w:id="1922980397">
      <w:bodyDiv w:val="1"/>
      <w:marLeft w:val="0"/>
      <w:marRight w:val="0"/>
      <w:marTop w:val="0"/>
      <w:marBottom w:val="0"/>
      <w:divBdr>
        <w:top w:val="none" w:sz="0" w:space="0" w:color="auto"/>
        <w:left w:val="none" w:sz="0" w:space="0" w:color="auto"/>
        <w:bottom w:val="none" w:sz="0" w:space="0" w:color="auto"/>
        <w:right w:val="none" w:sz="0" w:space="0" w:color="auto"/>
      </w:divBdr>
      <w:divsChild>
        <w:div w:id="1588878702">
          <w:marLeft w:val="0"/>
          <w:marRight w:val="0"/>
          <w:marTop w:val="0"/>
          <w:marBottom w:val="0"/>
          <w:divBdr>
            <w:top w:val="none" w:sz="0" w:space="0" w:color="auto"/>
            <w:left w:val="none" w:sz="0" w:space="0" w:color="auto"/>
            <w:bottom w:val="none" w:sz="0" w:space="0" w:color="auto"/>
            <w:right w:val="none" w:sz="0" w:space="0" w:color="auto"/>
          </w:divBdr>
          <w:divsChild>
            <w:div w:id="1678998259">
              <w:marLeft w:val="0"/>
              <w:marRight w:val="0"/>
              <w:marTop w:val="0"/>
              <w:marBottom w:val="0"/>
              <w:divBdr>
                <w:top w:val="none" w:sz="0" w:space="0" w:color="auto"/>
                <w:left w:val="none" w:sz="0" w:space="0" w:color="auto"/>
                <w:bottom w:val="none" w:sz="0" w:space="0" w:color="auto"/>
                <w:right w:val="none" w:sz="0" w:space="0" w:color="auto"/>
              </w:divBdr>
              <w:divsChild>
                <w:div w:id="628052480">
                  <w:marLeft w:val="0"/>
                  <w:marRight w:val="0"/>
                  <w:marTop w:val="0"/>
                  <w:marBottom w:val="0"/>
                  <w:divBdr>
                    <w:top w:val="none" w:sz="0" w:space="0" w:color="auto"/>
                    <w:left w:val="none" w:sz="0" w:space="0" w:color="auto"/>
                    <w:bottom w:val="none" w:sz="0" w:space="0" w:color="auto"/>
                    <w:right w:val="none" w:sz="0" w:space="0" w:color="auto"/>
                  </w:divBdr>
                  <w:divsChild>
                    <w:div w:id="6901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18014">
      <w:bodyDiv w:val="1"/>
      <w:marLeft w:val="0"/>
      <w:marRight w:val="0"/>
      <w:marTop w:val="0"/>
      <w:marBottom w:val="0"/>
      <w:divBdr>
        <w:top w:val="none" w:sz="0" w:space="0" w:color="auto"/>
        <w:left w:val="none" w:sz="0" w:space="0" w:color="auto"/>
        <w:bottom w:val="none" w:sz="0" w:space="0" w:color="auto"/>
        <w:right w:val="none" w:sz="0" w:space="0" w:color="auto"/>
      </w:divBdr>
    </w:div>
    <w:div w:id="1928345794">
      <w:bodyDiv w:val="1"/>
      <w:marLeft w:val="0"/>
      <w:marRight w:val="0"/>
      <w:marTop w:val="0"/>
      <w:marBottom w:val="0"/>
      <w:divBdr>
        <w:top w:val="none" w:sz="0" w:space="0" w:color="auto"/>
        <w:left w:val="none" w:sz="0" w:space="0" w:color="auto"/>
        <w:bottom w:val="none" w:sz="0" w:space="0" w:color="auto"/>
        <w:right w:val="none" w:sz="0" w:space="0" w:color="auto"/>
      </w:divBdr>
    </w:div>
    <w:div w:id="1934778418">
      <w:bodyDiv w:val="1"/>
      <w:marLeft w:val="0"/>
      <w:marRight w:val="0"/>
      <w:marTop w:val="0"/>
      <w:marBottom w:val="0"/>
      <w:divBdr>
        <w:top w:val="none" w:sz="0" w:space="0" w:color="auto"/>
        <w:left w:val="none" w:sz="0" w:space="0" w:color="auto"/>
        <w:bottom w:val="none" w:sz="0" w:space="0" w:color="auto"/>
        <w:right w:val="none" w:sz="0" w:space="0" w:color="auto"/>
      </w:divBdr>
    </w:div>
    <w:div w:id="1940136079">
      <w:bodyDiv w:val="1"/>
      <w:marLeft w:val="0"/>
      <w:marRight w:val="0"/>
      <w:marTop w:val="0"/>
      <w:marBottom w:val="0"/>
      <w:divBdr>
        <w:top w:val="none" w:sz="0" w:space="0" w:color="auto"/>
        <w:left w:val="none" w:sz="0" w:space="0" w:color="auto"/>
        <w:bottom w:val="none" w:sz="0" w:space="0" w:color="auto"/>
        <w:right w:val="none" w:sz="0" w:space="0" w:color="auto"/>
      </w:divBdr>
    </w:div>
    <w:div w:id="1946645983">
      <w:bodyDiv w:val="1"/>
      <w:marLeft w:val="0"/>
      <w:marRight w:val="0"/>
      <w:marTop w:val="0"/>
      <w:marBottom w:val="0"/>
      <w:divBdr>
        <w:top w:val="none" w:sz="0" w:space="0" w:color="auto"/>
        <w:left w:val="none" w:sz="0" w:space="0" w:color="auto"/>
        <w:bottom w:val="none" w:sz="0" w:space="0" w:color="auto"/>
        <w:right w:val="none" w:sz="0" w:space="0" w:color="auto"/>
      </w:divBdr>
    </w:div>
    <w:div w:id="1950042315">
      <w:bodyDiv w:val="1"/>
      <w:marLeft w:val="0"/>
      <w:marRight w:val="0"/>
      <w:marTop w:val="0"/>
      <w:marBottom w:val="0"/>
      <w:divBdr>
        <w:top w:val="none" w:sz="0" w:space="0" w:color="auto"/>
        <w:left w:val="none" w:sz="0" w:space="0" w:color="auto"/>
        <w:bottom w:val="none" w:sz="0" w:space="0" w:color="auto"/>
        <w:right w:val="none" w:sz="0" w:space="0" w:color="auto"/>
      </w:divBdr>
    </w:div>
    <w:div w:id="1950552215">
      <w:bodyDiv w:val="1"/>
      <w:marLeft w:val="0"/>
      <w:marRight w:val="0"/>
      <w:marTop w:val="0"/>
      <w:marBottom w:val="0"/>
      <w:divBdr>
        <w:top w:val="none" w:sz="0" w:space="0" w:color="auto"/>
        <w:left w:val="none" w:sz="0" w:space="0" w:color="auto"/>
        <w:bottom w:val="none" w:sz="0" w:space="0" w:color="auto"/>
        <w:right w:val="none" w:sz="0" w:space="0" w:color="auto"/>
      </w:divBdr>
    </w:div>
    <w:div w:id="1954241680">
      <w:bodyDiv w:val="1"/>
      <w:marLeft w:val="0"/>
      <w:marRight w:val="0"/>
      <w:marTop w:val="0"/>
      <w:marBottom w:val="0"/>
      <w:divBdr>
        <w:top w:val="none" w:sz="0" w:space="0" w:color="auto"/>
        <w:left w:val="none" w:sz="0" w:space="0" w:color="auto"/>
        <w:bottom w:val="none" w:sz="0" w:space="0" w:color="auto"/>
        <w:right w:val="none" w:sz="0" w:space="0" w:color="auto"/>
      </w:divBdr>
    </w:div>
    <w:div w:id="1955557659">
      <w:bodyDiv w:val="1"/>
      <w:marLeft w:val="0"/>
      <w:marRight w:val="0"/>
      <w:marTop w:val="0"/>
      <w:marBottom w:val="0"/>
      <w:divBdr>
        <w:top w:val="none" w:sz="0" w:space="0" w:color="auto"/>
        <w:left w:val="none" w:sz="0" w:space="0" w:color="auto"/>
        <w:bottom w:val="none" w:sz="0" w:space="0" w:color="auto"/>
        <w:right w:val="none" w:sz="0" w:space="0" w:color="auto"/>
      </w:divBdr>
      <w:divsChild>
        <w:div w:id="1793936112">
          <w:marLeft w:val="0"/>
          <w:marRight w:val="0"/>
          <w:marTop w:val="0"/>
          <w:marBottom w:val="0"/>
          <w:divBdr>
            <w:top w:val="none" w:sz="0" w:space="0" w:color="auto"/>
            <w:left w:val="none" w:sz="0" w:space="0" w:color="auto"/>
            <w:bottom w:val="none" w:sz="0" w:space="0" w:color="auto"/>
            <w:right w:val="none" w:sz="0" w:space="0" w:color="auto"/>
          </w:divBdr>
          <w:divsChild>
            <w:div w:id="1306201792">
              <w:marLeft w:val="0"/>
              <w:marRight w:val="0"/>
              <w:marTop w:val="0"/>
              <w:marBottom w:val="0"/>
              <w:divBdr>
                <w:top w:val="none" w:sz="0" w:space="0" w:color="auto"/>
                <w:left w:val="none" w:sz="0" w:space="0" w:color="auto"/>
                <w:bottom w:val="none" w:sz="0" w:space="0" w:color="auto"/>
                <w:right w:val="none" w:sz="0" w:space="0" w:color="auto"/>
              </w:divBdr>
              <w:divsChild>
                <w:div w:id="1959146485">
                  <w:marLeft w:val="0"/>
                  <w:marRight w:val="0"/>
                  <w:marTop w:val="0"/>
                  <w:marBottom w:val="0"/>
                  <w:divBdr>
                    <w:top w:val="none" w:sz="0" w:space="0" w:color="auto"/>
                    <w:left w:val="none" w:sz="0" w:space="0" w:color="auto"/>
                    <w:bottom w:val="none" w:sz="0" w:space="0" w:color="auto"/>
                    <w:right w:val="none" w:sz="0" w:space="0" w:color="auto"/>
                  </w:divBdr>
                  <w:divsChild>
                    <w:div w:id="96550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766403">
      <w:bodyDiv w:val="1"/>
      <w:marLeft w:val="0"/>
      <w:marRight w:val="0"/>
      <w:marTop w:val="0"/>
      <w:marBottom w:val="0"/>
      <w:divBdr>
        <w:top w:val="none" w:sz="0" w:space="0" w:color="auto"/>
        <w:left w:val="none" w:sz="0" w:space="0" w:color="auto"/>
        <w:bottom w:val="none" w:sz="0" w:space="0" w:color="auto"/>
        <w:right w:val="none" w:sz="0" w:space="0" w:color="auto"/>
      </w:divBdr>
      <w:divsChild>
        <w:div w:id="1120680967">
          <w:marLeft w:val="0"/>
          <w:marRight w:val="0"/>
          <w:marTop w:val="0"/>
          <w:marBottom w:val="0"/>
          <w:divBdr>
            <w:top w:val="none" w:sz="0" w:space="0" w:color="auto"/>
            <w:left w:val="none" w:sz="0" w:space="0" w:color="auto"/>
            <w:bottom w:val="none" w:sz="0" w:space="0" w:color="auto"/>
            <w:right w:val="none" w:sz="0" w:space="0" w:color="auto"/>
          </w:divBdr>
          <w:divsChild>
            <w:div w:id="1651863291">
              <w:marLeft w:val="0"/>
              <w:marRight w:val="0"/>
              <w:marTop w:val="0"/>
              <w:marBottom w:val="0"/>
              <w:divBdr>
                <w:top w:val="none" w:sz="0" w:space="0" w:color="auto"/>
                <w:left w:val="none" w:sz="0" w:space="0" w:color="auto"/>
                <w:bottom w:val="none" w:sz="0" w:space="0" w:color="auto"/>
                <w:right w:val="none" w:sz="0" w:space="0" w:color="auto"/>
              </w:divBdr>
              <w:divsChild>
                <w:div w:id="19910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849593">
      <w:bodyDiv w:val="1"/>
      <w:marLeft w:val="0"/>
      <w:marRight w:val="0"/>
      <w:marTop w:val="0"/>
      <w:marBottom w:val="0"/>
      <w:divBdr>
        <w:top w:val="none" w:sz="0" w:space="0" w:color="auto"/>
        <w:left w:val="none" w:sz="0" w:space="0" w:color="auto"/>
        <w:bottom w:val="none" w:sz="0" w:space="0" w:color="auto"/>
        <w:right w:val="none" w:sz="0" w:space="0" w:color="auto"/>
      </w:divBdr>
    </w:div>
    <w:div w:id="1970353878">
      <w:bodyDiv w:val="1"/>
      <w:marLeft w:val="0"/>
      <w:marRight w:val="0"/>
      <w:marTop w:val="0"/>
      <w:marBottom w:val="0"/>
      <w:divBdr>
        <w:top w:val="none" w:sz="0" w:space="0" w:color="auto"/>
        <w:left w:val="none" w:sz="0" w:space="0" w:color="auto"/>
        <w:bottom w:val="none" w:sz="0" w:space="0" w:color="auto"/>
        <w:right w:val="none" w:sz="0" w:space="0" w:color="auto"/>
      </w:divBdr>
      <w:divsChild>
        <w:div w:id="1688555305">
          <w:marLeft w:val="0"/>
          <w:marRight w:val="0"/>
          <w:marTop w:val="0"/>
          <w:marBottom w:val="0"/>
          <w:divBdr>
            <w:top w:val="none" w:sz="0" w:space="0" w:color="auto"/>
            <w:left w:val="none" w:sz="0" w:space="0" w:color="auto"/>
            <w:bottom w:val="none" w:sz="0" w:space="0" w:color="auto"/>
            <w:right w:val="none" w:sz="0" w:space="0" w:color="auto"/>
          </w:divBdr>
          <w:divsChild>
            <w:div w:id="1499922895">
              <w:marLeft w:val="0"/>
              <w:marRight w:val="0"/>
              <w:marTop w:val="0"/>
              <w:marBottom w:val="0"/>
              <w:divBdr>
                <w:top w:val="none" w:sz="0" w:space="0" w:color="auto"/>
                <w:left w:val="none" w:sz="0" w:space="0" w:color="auto"/>
                <w:bottom w:val="none" w:sz="0" w:space="0" w:color="auto"/>
                <w:right w:val="none" w:sz="0" w:space="0" w:color="auto"/>
              </w:divBdr>
              <w:divsChild>
                <w:div w:id="3518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860127">
      <w:bodyDiv w:val="1"/>
      <w:marLeft w:val="0"/>
      <w:marRight w:val="0"/>
      <w:marTop w:val="0"/>
      <w:marBottom w:val="0"/>
      <w:divBdr>
        <w:top w:val="none" w:sz="0" w:space="0" w:color="auto"/>
        <w:left w:val="none" w:sz="0" w:space="0" w:color="auto"/>
        <w:bottom w:val="none" w:sz="0" w:space="0" w:color="auto"/>
        <w:right w:val="none" w:sz="0" w:space="0" w:color="auto"/>
      </w:divBdr>
    </w:div>
    <w:div w:id="2006545421">
      <w:bodyDiv w:val="1"/>
      <w:marLeft w:val="0"/>
      <w:marRight w:val="0"/>
      <w:marTop w:val="0"/>
      <w:marBottom w:val="0"/>
      <w:divBdr>
        <w:top w:val="none" w:sz="0" w:space="0" w:color="auto"/>
        <w:left w:val="none" w:sz="0" w:space="0" w:color="auto"/>
        <w:bottom w:val="none" w:sz="0" w:space="0" w:color="auto"/>
        <w:right w:val="none" w:sz="0" w:space="0" w:color="auto"/>
      </w:divBdr>
    </w:div>
    <w:div w:id="2008094360">
      <w:bodyDiv w:val="1"/>
      <w:marLeft w:val="0"/>
      <w:marRight w:val="0"/>
      <w:marTop w:val="0"/>
      <w:marBottom w:val="0"/>
      <w:divBdr>
        <w:top w:val="none" w:sz="0" w:space="0" w:color="auto"/>
        <w:left w:val="none" w:sz="0" w:space="0" w:color="auto"/>
        <w:bottom w:val="none" w:sz="0" w:space="0" w:color="auto"/>
        <w:right w:val="none" w:sz="0" w:space="0" w:color="auto"/>
      </w:divBdr>
      <w:divsChild>
        <w:div w:id="1401715257">
          <w:marLeft w:val="0"/>
          <w:marRight w:val="0"/>
          <w:marTop w:val="0"/>
          <w:marBottom w:val="0"/>
          <w:divBdr>
            <w:top w:val="none" w:sz="0" w:space="0" w:color="auto"/>
            <w:left w:val="none" w:sz="0" w:space="0" w:color="auto"/>
            <w:bottom w:val="none" w:sz="0" w:space="0" w:color="auto"/>
            <w:right w:val="none" w:sz="0" w:space="0" w:color="auto"/>
          </w:divBdr>
          <w:divsChild>
            <w:div w:id="1839882089">
              <w:marLeft w:val="0"/>
              <w:marRight w:val="0"/>
              <w:marTop w:val="0"/>
              <w:marBottom w:val="0"/>
              <w:divBdr>
                <w:top w:val="none" w:sz="0" w:space="0" w:color="auto"/>
                <w:left w:val="none" w:sz="0" w:space="0" w:color="auto"/>
                <w:bottom w:val="none" w:sz="0" w:space="0" w:color="auto"/>
                <w:right w:val="none" w:sz="0" w:space="0" w:color="auto"/>
              </w:divBdr>
              <w:divsChild>
                <w:div w:id="107979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090062">
      <w:bodyDiv w:val="1"/>
      <w:marLeft w:val="0"/>
      <w:marRight w:val="0"/>
      <w:marTop w:val="0"/>
      <w:marBottom w:val="0"/>
      <w:divBdr>
        <w:top w:val="none" w:sz="0" w:space="0" w:color="auto"/>
        <w:left w:val="none" w:sz="0" w:space="0" w:color="auto"/>
        <w:bottom w:val="none" w:sz="0" w:space="0" w:color="auto"/>
        <w:right w:val="none" w:sz="0" w:space="0" w:color="auto"/>
      </w:divBdr>
    </w:div>
    <w:div w:id="2020769491">
      <w:bodyDiv w:val="1"/>
      <w:marLeft w:val="0"/>
      <w:marRight w:val="0"/>
      <w:marTop w:val="0"/>
      <w:marBottom w:val="0"/>
      <w:divBdr>
        <w:top w:val="none" w:sz="0" w:space="0" w:color="auto"/>
        <w:left w:val="none" w:sz="0" w:space="0" w:color="auto"/>
        <w:bottom w:val="none" w:sz="0" w:space="0" w:color="auto"/>
        <w:right w:val="none" w:sz="0" w:space="0" w:color="auto"/>
      </w:divBdr>
    </w:div>
    <w:div w:id="2029595416">
      <w:bodyDiv w:val="1"/>
      <w:marLeft w:val="0"/>
      <w:marRight w:val="0"/>
      <w:marTop w:val="0"/>
      <w:marBottom w:val="0"/>
      <w:divBdr>
        <w:top w:val="none" w:sz="0" w:space="0" w:color="auto"/>
        <w:left w:val="none" w:sz="0" w:space="0" w:color="auto"/>
        <w:bottom w:val="none" w:sz="0" w:space="0" w:color="auto"/>
        <w:right w:val="none" w:sz="0" w:space="0" w:color="auto"/>
      </w:divBdr>
      <w:divsChild>
        <w:div w:id="276060556">
          <w:marLeft w:val="0"/>
          <w:marRight w:val="0"/>
          <w:marTop w:val="0"/>
          <w:marBottom w:val="0"/>
          <w:divBdr>
            <w:top w:val="none" w:sz="0" w:space="0" w:color="auto"/>
            <w:left w:val="none" w:sz="0" w:space="0" w:color="auto"/>
            <w:bottom w:val="none" w:sz="0" w:space="0" w:color="auto"/>
            <w:right w:val="none" w:sz="0" w:space="0" w:color="auto"/>
          </w:divBdr>
          <w:divsChild>
            <w:div w:id="55562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101632">
      <w:bodyDiv w:val="1"/>
      <w:marLeft w:val="0"/>
      <w:marRight w:val="0"/>
      <w:marTop w:val="0"/>
      <w:marBottom w:val="0"/>
      <w:divBdr>
        <w:top w:val="none" w:sz="0" w:space="0" w:color="auto"/>
        <w:left w:val="none" w:sz="0" w:space="0" w:color="auto"/>
        <w:bottom w:val="none" w:sz="0" w:space="0" w:color="auto"/>
        <w:right w:val="none" w:sz="0" w:space="0" w:color="auto"/>
      </w:divBdr>
      <w:divsChild>
        <w:div w:id="383528956">
          <w:marLeft w:val="0"/>
          <w:marRight w:val="0"/>
          <w:marTop w:val="0"/>
          <w:marBottom w:val="0"/>
          <w:divBdr>
            <w:top w:val="none" w:sz="0" w:space="0" w:color="auto"/>
            <w:left w:val="none" w:sz="0" w:space="0" w:color="auto"/>
            <w:bottom w:val="none" w:sz="0" w:space="0" w:color="auto"/>
            <w:right w:val="none" w:sz="0" w:space="0" w:color="auto"/>
          </w:divBdr>
          <w:divsChild>
            <w:div w:id="1178352087">
              <w:marLeft w:val="0"/>
              <w:marRight w:val="0"/>
              <w:marTop w:val="0"/>
              <w:marBottom w:val="0"/>
              <w:divBdr>
                <w:top w:val="none" w:sz="0" w:space="0" w:color="auto"/>
                <w:left w:val="none" w:sz="0" w:space="0" w:color="auto"/>
                <w:bottom w:val="none" w:sz="0" w:space="0" w:color="auto"/>
                <w:right w:val="none" w:sz="0" w:space="0" w:color="auto"/>
              </w:divBdr>
              <w:divsChild>
                <w:div w:id="664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886775">
      <w:bodyDiv w:val="1"/>
      <w:marLeft w:val="0"/>
      <w:marRight w:val="0"/>
      <w:marTop w:val="0"/>
      <w:marBottom w:val="0"/>
      <w:divBdr>
        <w:top w:val="none" w:sz="0" w:space="0" w:color="auto"/>
        <w:left w:val="none" w:sz="0" w:space="0" w:color="auto"/>
        <w:bottom w:val="none" w:sz="0" w:space="0" w:color="auto"/>
        <w:right w:val="none" w:sz="0" w:space="0" w:color="auto"/>
      </w:divBdr>
    </w:div>
    <w:div w:id="2043435844">
      <w:bodyDiv w:val="1"/>
      <w:marLeft w:val="0"/>
      <w:marRight w:val="0"/>
      <w:marTop w:val="0"/>
      <w:marBottom w:val="0"/>
      <w:divBdr>
        <w:top w:val="none" w:sz="0" w:space="0" w:color="auto"/>
        <w:left w:val="none" w:sz="0" w:space="0" w:color="auto"/>
        <w:bottom w:val="none" w:sz="0" w:space="0" w:color="auto"/>
        <w:right w:val="none" w:sz="0" w:space="0" w:color="auto"/>
      </w:divBdr>
    </w:div>
    <w:div w:id="2047485134">
      <w:bodyDiv w:val="1"/>
      <w:marLeft w:val="0"/>
      <w:marRight w:val="0"/>
      <w:marTop w:val="0"/>
      <w:marBottom w:val="0"/>
      <w:divBdr>
        <w:top w:val="none" w:sz="0" w:space="0" w:color="auto"/>
        <w:left w:val="none" w:sz="0" w:space="0" w:color="auto"/>
        <w:bottom w:val="none" w:sz="0" w:space="0" w:color="auto"/>
        <w:right w:val="none" w:sz="0" w:space="0" w:color="auto"/>
      </w:divBdr>
    </w:div>
    <w:div w:id="2047638591">
      <w:bodyDiv w:val="1"/>
      <w:marLeft w:val="0"/>
      <w:marRight w:val="0"/>
      <w:marTop w:val="0"/>
      <w:marBottom w:val="0"/>
      <w:divBdr>
        <w:top w:val="none" w:sz="0" w:space="0" w:color="auto"/>
        <w:left w:val="none" w:sz="0" w:space="0" w:color="auto"/>
        <w:bottom w:val="none" w:sz="0" w:space="0" w:color="auto"/>
        <w:right w:val="none" w:sz="0" w:space="0" w:color="auto"/>
      </w:divBdr>
      <w:divsChild>
        <w:div w:id="1963882427">
          <w:marLeft w:val="0"/>
          <w:marRight w:val="0"/>
          <w:marTop w:val="0"/>
          <w:marBottom w:val="0"/>
          <w:divBdr>
            <w:top w:val="none" w:sz="0" w:space="0" w:color="auto"/>
            <w:left w:val="none" w:sz="0" w:space="0" w:color="auto"/>
            <w:bottom w:val="none" w:sz="0" w:space="0" w:color="auto"/>
            <w:right w:val="none" w:sz="0" w:space="0" w:color="auto"/>
          </w:divBdr>
          <w:divsChild>
            <w:div w:id="91508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19564">
      <w:bodyDiv w:val="1"/>
      <w:marLeft w:val="0"/>
      <w:marRight w:val="0"/>
      <w:marTop w:val="0"/>
      <w:marBottom w:val="0"/>
      <w:divBdr>
        <w:top w:val="none" w:sz="0" w:space="0" w:color="auto"/>
        <w:left w:val="none" w:sz="0" w:space="0" w:color="auto"/>
        <w:bottom w:val="none" w:sz="0" w:space="0" w:color="auto"/>
        <w:right w:val="none" w:sz="0" w:space="0" w:color="auto"/>
      </w:divBdr>
    </w:div>
    <w:div w:id="2057004398">
      <w:bodyDiv w:val="1"/>
      <w:marLeft w:val="0"/>
      <w:marRight w:val="0"/>
      <w:marTop w:val="0"/>
      <w:marBottom w:val="0"/>
      <w:divBdr>
        <w:top w:val="none" w:sz="0" w:space="0" w:color="auto"/>
        <w:left w:val="none" w:sz="0" w:space="0" w:color="auto"/>
        <w:bottom w:val="none" w:sz="0" w:space="0" w:color="auto"/>
        <w:right w:val="none" w:sz="0" w:space="0" w:color="auto"/>
      </w:divBdr>
    </w:div>
    <w:div w:id="2060282888">
      <w:bodyDiv w:val="1"/>
      <w:marLeft w:val="0"/>
      <w:marRight w:val="0"/>
      <w:marTop w:val="0"/>
      <w:marBottom w:val="0"/>
      <w:divBdr>
        <w:top w:val="none" w:sz="0" w:space="0" w:color="auto"/>
        <w:left w:val="none" w:sz="0" w:space="0" w:color="auto"/>
        <w:bottom w:val="none" w:sz="0" w:space="0" w:color="auto"/>
        <w:right w:val="none" w:sz="0" w:space="0" w:color="auto"/>
      </w:divBdr>
    </w:div>
    <w:div w:id="2064476526">
      <w:bodyDiv w:val="1"/>
      <w:marLeft w:val="0"/>
      <w:marRight w:val="0"/>
      <w:marTop w:val="0"/>
      <w:marBottom w:val="0"/>
      <w:divBdr>
        <w:top w:val="none" w:sz="0" w:space="0" w:color="auto"/>
        <w:left w:val="none" w:sz="0" w:space="0" w:color="auto"/>
        <w:bottom w:val="none" w:sz="0" w:space="0" w:color="auto"/>
        <w:right w:val="none" w:sz="0" w:space="0" w:color="auto"/>
      </w:divBdr>
      <w:divsChild>
        <w:div w:id="125322703">
          <w:marLeft w:val="0"/>
          <w:marRight w:val="0"/>
          <w:marTop w:val="0"/>
          <w:marBottom w:val="0"/>
          <w:divBdr>
            <w:top w:val="none" w:sz="0" w:space="0" w:color="auto"/>
            <w:left w:val="none" w:sz="0" w:space="0" w:color="auto"/>
            <w:bottom w:val="none" w:sz="0" w:space="0" w:color="auto"/>
            <w:right w:val="none" w:sz="0" w:space="0" w:color="auto"/>
          </w:divBdr>
        </w:div>
        <w:div w:id="597297703">
          <w:marLeft w:val="0"/>
          <w:marRight w:val="0"/>
          <w:marTop w:val="0"/>
          <w:marBottom w:val="0"/>
          <w:divBdr>
            <w:top w:val="none" w:sz="0" w:space="0" w:color="auto"/>
            <w:left w:val="none" w:sz="0" w:space="0" w:color="auto"/>
            <w:bottom w:val="none" w:sz="0" w:space="0" w:color="auto"/>
            <w:right w:val="none" w:sz="0" w:space="0" w:color="auto"/>
          </w:divBdr>
        </w:div>
        <w:div w:id="263270617">
          <w:marLeft w:val="0"/>
          <w:marRight w:val="0"/>
          <w:marTop w:val="0"/>
          <w:marBottom w:val="0"/>
          <w:divBdr>
            <w:top w:val="none" w:sz="0" w:space="0" w:color="auto"/>
            <w:left w:val="none" w:sz="0" w:space="0" w:color="auto"/>
            <w:bottom w:val="none" w:sz="0" w:space="0" w:color="auto"/>
            <w:right w:val="none" w:sz="0" w:space="0" w:color="auto"/>
          </w:divBdr>
        </w:div>
      </w:divsChild>
    </w:div>
    <w:div w:id="2072193459">
      <w:bodyDiv w:val="1"/>
      <w:marLeft w:val="0"/>
      <w:marRight w:val="0"/>
      <w:marTop w:val="0"/>
      <w:marBottom w:val="0"/>
      <w:divBdr>
        <w:top w:val="none" w:sz="0" w:space="0" w:color="auto"/>
        <w:left w:val="none" w:sz="0" w:space="0" w:color="auto"/>
        <w:bottom w:val="none" w:sz="0" w:space="0" w:color="auto"/>
        <w:right w:val="none" w:sz="0" w:space="0" w:color="auto"/>
      </w:divBdr>
      <w:divsChild>
        <w:div w:id="848177785">
          <w:marLeft w:val="0"/>
          <w:marRight w:val="0"/>
          <w:marTop w:val="0"/>
          <w:marBottom w:val="0"/>
          <w:divBdr>
            <w:top w:val="none" w:sz="0" w:space="0" w:color="auto"/>
            <w:left w:val="none" w:sz="0" w:space="0" w:color="auto"/>
            <w:bottom w:val="none" w:sz="0" w:space="0" w:color="auto"/>
            <w:right w:val="none" w:sz="0" w:space="0" w:color="auto"/>
          </w:divBdr>
          <w:divsChild>
            <w:div w:id="3967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7351">
      <w:bodyDiv w:val="1"/>
      <w:marLeft w:val="0"/>
      <w:marRight w:val="0"/>
      <w:marTop w:val="0"/>
      <w:marBottom w:val="0"/>
      <w:divBdr>
        <w:top w:val="none" w:sz="0" w:space="0" w:color="auto"/>
        <w:left w:val="none" w:sz="0" w:space="0" w:color="auto"/>
        <w:bottom w:val="none" w:sz="0" w:space="0" w:color="auto"/>
        <w:right w:val="none" w:sz="0" w:space="0" w:color="auto"/>
      </w:divBdr>
    </w:div>
    <w:div w:id="2078700820">
      <w:bodyDiv w:val="1"/>
      <w:marLeft w:val="0"/>
      <w:marRight w:val="0"/>
      <w:marTop w:val="0"/>
      <w:marBottom w:val="0"/>
      <w:divBdr>
        <w:top w:val="none" w:sz="0" w:space="0" w:color="auto"/>
        <w:left w:val="none" w:sz="0" w:space="0" w:color="auto"/>
        <w:bottom w:val="none" w:sz="0" w:space="0" w:color="auto"/>
        <w:right w:val="none" w:sz="0" w:space="0" w:color="auto"/>
      </w:divBdr>
    </w:div>
    <w:div w:id="2082369535">
      <w:bodyDiv w:val="1"/>
      <w:marLeft w:val="0"/>
      <w:marRight w:val="0"/>
      <w:marTop w:val="0"/>
      <w:marBottom w:val="0"/>
      <w:divBdr>
        <w:top w:val="none" w:sz="0" w:space="0" w:color="auto"/>
        <w:left w:val="none" w:sz="0" w:space="0" w:color="auto"/>
        <w:bottom w:val="none" w:sz="0" w:space="0" w:color="auto"/>
        <w:right w:val="none" w:sz="0" w:space="0" w:color="auto"/>
      </w:divBdr>
    </w:div>
    <w:div w:id="2085102245">
      <w:bodyDiv w:val="1"/>
      <w:marLeft w:val="0"/>
      <w:marRight w:val="0"/>
      <w:marTop w:val="0"/>
      <w:marBottom w:val="0"/>
      <w:divBdr>
        <w:top w:val="none" w:sz="0" w:space="0" w:color="auto"/>
        <w:left w:val="none" w:sz="0" w:space="0" w:color="auto"/>
        <w:bottom w:val="none" w:sz="0" w:space="0" w:color="auto"/>
        <w:right w:val="none" w:sz="0" w:space="0" w:color="auto"/>
      </w:divBdr>
    </w:div>
    <w:div w:id="2091270281">
      <w:bodyDiv w:val="1"/>
      <w:marLeft w:val="0"/>
      <w:marRight w:val="0"/>
      <w:marTop w:val="0"/>
      <w:marBottom w:val="0"/>
      <w:divBdr>
        <w:top w:val="none" w:sz="0" w:space="0" w:color="auto"/>
        <w:left w:val="none" w:sz="0" w:space="0" w:color="auto"/>
        <w:bottom w:val="none" w:sz="0" w:space="0" w:color="auto"/>
        <w:right w:val="none" w:sz="0" w:space="0" w:color="auto"/>
      </w:divBdr>
    </w:div>
    <w:div w:id="2098210906">
      <w:bodyDiv w:val="1"/>
      <w:marLeft w:val="0"/>
      <w:marRight w:val="0"/>
      <w:marTop w:val="0"/>
      <w:marBottom w:val="0"/>
      <w:divBdr>
        <w:top w:val="none" w:sz="0" w:space="0" w:color="auto"/>
        <w:left w:val="none" w:sz="0" w:space="0" w:color="auto"/>
        <w:bottom w:val="none" w:sz="0" w:space="0" w:color="auto"/>
        <w:right w:val="none" w:sz="0" w:space="0" w:color="auto"/>
      </w:divBdr>
    </w:div>
    <w:div w:id="2101246412">
      <w:bodyDiv w:val="1"/>
      <w:marLeft w:val="0"/>
      <w:marRight w:val="0"/>
      <w:marTop w:val="0"/>
      <w:marBottom w:val="0"/>
      <w:divBdr>
        <w:top w:val="none" w:sz="0" w:space="0" w:color="auto"/>
        <w:left w:val="none" w:sz="0" w:space="0" w:color="auto"/>
        <w:bottom w:val="none" w:sz="0" w:space="0" w:color="auto"/>
        <w:right w:val="none" w:sz="0" w:space="0" w:color="auto"/>
      </w:divBdr>
    </w:div>
    <w:div w:id="2104182099">
      <w:bodyDiv w:val="1"/>
      <w:marLeft w:val="0"/>
      <w:marRight w:val="0"/>
      <w:marTop w:val="0"/>
      <w:marBottom w:val="0"/>
      <w:divBdr>
        <w:top w:val="none" w:sz="0" w:space="0" w:color="auto"/>
        <w:left w:val="none" w:sz="0" w:space="0" w:color="auto"/>
        <w:bottom w:val="none" w:sz="0" w:space="0" w:color="auto"/>
        <w:right w:val="none" w:sz="0" w:space="0" w:color="auto"/>
      </w:divBdr>
    </w:div>
    <w:div w:id="2142529874">
      <w:bodyDiv w:val="1"/>
      <w:marLeft w:val="0"/>
      <w:marRight w:val="0"/>
      <w:marTop w:val="0"/>
      <w:marBottom w:val="0"/>
      <w:divBdr>
        <w:top w:val="none" w:sz="0" w:space="0" w:color="auto"/>
        <w:left w:val="none" w:sz="0" w:space="0" w:color="auto"/>
        <w:bottom w:val="none" w:sz="0" w:space="0" w:color="auto"/>
        <w:right w:val="none" w:sz="0" w:space="0" w:color="auto"/>
      </w:divBdr>
    </w:div>
    <w:div w:id="2144805422">
      <w:bodyDiv w:val="1"/>
      <w:marLeft w:val="0"/>
      <w:marRight w:val="0"/>
      <w:marTop w:val="0"/>
      <w:marBottom w:val="0"/>
      <w:divBdr>
        <w:top w:val="none" w:sz="0" w:space="0" w:color="auto"/>
        <w:left w:val="none" w:sz="0" w:space="0" w:color="auto"/>
        <w:bottom w:val="none" w:sz="0" w:space="0" w:color="auto"/>
        <w:right w:val="none" w:sz="0" w:space="0" w:color="auto"/>
      </w:divBdr>
      <w:divsChild>
        <w:div w:id="1738430914">
          <w:marLeft w:val="0"/>
          <w:marRight w:val="0"/>
          <w:marTop w:val="0"/>
          <w:marBottom w:val="0"/>
          <w:divBdr>
            <w:top w:val="none" w:sz="0" w:space="0" w:color="auto"/>
            <w:left w:val="none" w:sz="0" w:space="0" w:color="auto"/>
            <w:bottom w:val="none" w:sz="0" w:space="0" w:color="auto"/>
            <w:right w:val="none" w:sz="0" w:space="0" w:color="auto"/>
          </w:divBdr>
          <w:divsChild>
            <w:div w:id="814756480">
              <w:marLeft w:val="0"/>
              <w:marRight w:val="0"/>
              <w:marTop w:val="0"/>
              <w:marBottom w:val="0"/>
              <w:divBdr>
                <w:top w:val="none" w:sz="0" w:space="0" w:color="auto"/>
                <w:left w:val="none" w:sz="0" w:space="0" w:color="auto"/>
                <w:bottom w:val="none" w:sz="0" w:space="0" w:color="auto"/>
                <w:right w:val="none" w:sz="0" w:space="0" w:color="auto"/>
              </w:divBdr>
              <w:divsChild>
                <w:div w:id="1914586332">
                  <w:marLeft w:val="0"/>
                  <w:marRight w:val="0"/>
                  <w:marTop w:val="0"/>
                  <w:marBottom w:val="0"/>
                  <w:divBdr>
                    <w:top w:val="none" w:sz="0" w:space="0" w:color="auto"/>
                    <w:left w:val="none" w:sz="0" w:space="0" w:color="auto"/>
                    <w:bottom w:val="none" w:sz="0" w:space="0" w:color="auto"/>
                    <w:right w:val="none" w:sz="0" w:space="0" w:color="auto"/>
                  </w:divBdr>
                  <w:divsChild>
                    <w:div w:id="498694729">
                      <w:marLeft w:val="0"/>
                      <w:marRight w:val="0"/>
                      <w:marTop w:val="0"/>
                      <w:marBottom w:val="0"/>
                      <w:divBdr>
                        <w:top w:val="none" w:sz="0" w:space="0" w:color="auto"/>
                        <w:left w:val="none" w:sz="0" w:space="0" w:color="auto"/>
                        <w:bottom w:val="none" w:sz="0" w:space="0" w:color="auto"/>
                        <w:right w:val="none" w:sz="0" w:space="0" w:color="auto"/>
                      </w:divBdr>
                    </w:div>
                  </w:divsChild>
                </w:div>
                <w:div w:id="256181543">
                  <w:marLeft w:val="0"/>
                  <w:marRight w:val="0"/>
                  <w:marTop w:val="0"/>
                  <w:marBottom w:val="0"/>
                  <w:divBdr>
                    <w:top w:val="none" w:sz="0" w:space="0" w:color="auto"/>
                    <w:left w:val="none" w:sz="0" w:space="0" w:color="auto"/>
                    <w:bottom w:val="none" w:sz="0" w:space="0" w:color="auto"/>
                    <w:right w:val="none" w:sz="0" w:space="0" w:color="auto"/>
                  </w:divBdr>
                  <w:divsChild>
                    <w:div w:id="1163280903">
                      <w:marLeft w:val="0"/>
                      <w:marRight w:val="0"/>
                      <w:marTop w:val="0"/>
                      <w:marBottom w:val="0"/>
                      <w:divBdr>
                        <w:top w:val="none" w:sz="0" w:space="0" w:color="auto"/>
                        <w:left w:val="none" w:sz="0" w:space="0" w:color="auto"/>
                        <w:bottom w:val="none" w:sz="0" w:space="0" w:color="auto"/>
                        <w:right w:val="none" w:sz="0" w:space="0" w:color="auto"/>
                      </w:divBdr>
                    </w:div>
                  </w:divsChild>
                </w:div>
                <w:div w:id="2108456043">
                  <w:marLeft w:val="0"/>
                  <w:marRight w:val="0"/>
                  <w:marTop w:val="0"/>
                  <w:marBottom w:val="0"/>
                  <w:divBdr>
                    <w:top w:val="none" w:sz="0" w:space="0" w:color="auto"/>
                    <w:left w:val="none" w:sz="0" w:space="0" w:color="auto"/>
                    <w:bottom w:val="none" w:sz="0" w:space="0" w:color="auto"/>
                    <w:right w:val="none" w:sz="0" w:space="0" w:color="auto"/>
                  </w:divBdr>
                  <w:divsChild>
                    <w:div w:id="86494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535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footer" Target="footer1.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footer" Target="footer4.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2944</TotalTime>
  <Pages>20</Pages>
  <Words>4575</Words>
  <Characters>26082</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 Islam</dc:creator>
  <cp:keywords/>
  <dc:description/>
  <cp:lastModifiedBy>Rashid Islam</cp:lastModifiedBy>
  <cp:revision>350</cp:revision>
  <cp:lastPrinted>2022-01-16T23:29:00Z</cp:lastPrinted>
  <dcterms:created xsi:type="dcterms:W3CDTF">2021-09-06T22:31:00Z</dcterms:created>
  <dcterms:modified xsi:type="dcterms:W3CDTF">2022-03-09T14:48:00Z</dcterms:modified>
</cp:coreProperties>
</file>